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tabs>
          <w:tab w:val="left" w:leader="none" w:pos="-1440"/>
          <w:tab w:val="left" w:leader="none" w:pos="-720"/>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line="240" w:lineRule="auto"/>
        <w:jc w:val="center"/>
        <w:rPr>
          <w:sz w:val="28"/>
          <w:szCs w:val="28"/>
        </w:rPr>
      </w:pPr>
      <w:bookmarkStart w:colFirst="0" w:colLast="0" w:name="_heading=h.gjdgxs" w:id="0"/>
      <w:bookmarkEnd w:id="0"/>
      <w:r w:rsidDel="00000000" w:rsidR="00000000" w:rsidRPr="00000000">
        <w:rPr>
          <w:b w:val="1"/>
          <w:sz w:val="28"/>
          <w:szCs w:val="28"/>
          <w:rtl w:val="0"/>
        </w:rPr>
        <w:t xml:space="preserve">World Meteorological Organization</w:t>
      </w:r>
      <w:r w:rsidDel="00000000" w:rsidR="00000000" w:rsidRPr="00000000">
        <w:rPr>
          <w:rtl w:val="0"/>
        </w:rPr>
      </w:r>
    </w:p>
    <w:p w:rsidR="00000000" w:rsidDel="00000000" w:rsidP="00000000" w:rsidRDefault="00000000" w:rsidRPr="00000000" w14:paraId="00000009">
      <w:pPr>
        <w:tabs>
          <w:tab w:val="left" w:leader="none" w:pos="-1440"/>
          <w:tab w:val="left" w:leader="none" w:pos="-720"/>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line="240" w:lineRule="auto"/>
        <w:jc w:val="left"/>
        <w:rPr>
          <w:sz w:val="28"/>
          <w:szCs w:val="28"/>
        </w:rPr>
      </w:pPr>
      <w:r w:rsidDel="00000000" w:rsidR="00000000" w:rsidRPr="00000000">
        <w:rPr>
          <w:rtl w:val="0"/>
        </w:rPr>
      </w:r>
    </w:p>
    <w:p w:rsidR="00000000" w:rsidDel="00000000" w:rsidP="00000000" w:rsidRDefault="00000000" w:rsidRPr="00000000" w14:paraId="0000000A">
      <w:pPr>
        <w:tabs>
          <w:tab w:val="left" w:leader="none" w:pos="-1440"/>
          <w:tab w:val="left" w:leader="none" w:pos="-720"/>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0B">
      <w:pPr>
        <w:tabs>
          <w:tab w:val="left" w:leader="none" w:pos="-1440"/>
          <w:tab w:val="left" w:leader="none" w:pos="-720"/>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line="240" w:lineRule="auto"/>
        <w:jc w:val="center"/>
        <w:rPr>
          <w:sz w:val="28"/>
          <w:szCs w:val="28"/>
        </w:rPr>
      </w:pPr>
      <w:r w:rsidDel="00000000" w:rsidR="00000000" w:rsidRPr="00000000">
        <w:rPr>
          <w:sz w:val="28"/>
          <w:szCs w:val="28"/>
        </w:rPr>
        <w:drawing>
          <wp:inline distB="0" distT="0" distL="0" distR="0">
            <wp:extent cx="1939925" cy="2131060"/>
            <wp:effectExtent b="0" l="0" r="0" t="0"/>
            <wp:docPr descr="wmo" id="122" name="image33.png"/>
            <a:graphic>
              <a:graphicData uri="http://schemas.openxmlformats.org/drawingml/2006/picture">
                <pic:pic>
                  <pic:nvPicPr>
                    <pic:cNvPr descr="wmo" id="0" name="image33.png"/>
                    <pic:cNvPicPr preferRelativeResize="0"/>
                  </pic:nvPicPr>
                  <pic:blipFill>
                    <a:blip r:embed="rId9"/>
                    <a:srcRect b="0" l="0" r="0" t="0"/>
                    <a:stretch>
                      <a:fillRect/>
                    </a:stretch>
                  </pic:blipFill>
                  <pic:spPr>
                    <a:xfrm>
                      <a:off x="0" y="0"/>
                      <a:ext cx="1939925" cy="213106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tabs>
          <w:tab w:val="left" w:leader="none" w:pos="-1440"/>
          <w:tab w:val="left" w:leader="none" w:pos="-720"/>
          <w:tab w:val="left" w:leader="none" w:pos="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0" w:line="240" w:lineRule="auto"/>
        <w:jc w:val="center"/>
        <w:rPr>
          <w:sz w:val="28"/>
          <w:szCs w:val="28"/>
        </w:rPr>
      </w:pPr>
      <w:r w:rsidDel="00000000" w:rsidR="00000000" w:rsidRPr="00000000">
        <w:rPr>
          <w:rtl w:val="0"/>
        </w:rPr>
      </w:r>
    </w:p>
    <w:p w:rsidR="00000000" w:rsidDel="00000000" w:rsidP="00000000" w:rsidRDefault="00000000" w:rsidRPr="00000000" w14:paraId="0000000D">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jc w:val="center"/>
        <w:rPr>
          <w:sz w:val="32"/>
          <w:szCs w:val="32"/>
        </w:rPr>
      </w:pPr>
      <w:r w:rsidDel="00000000" w:rsidR="00000000" w:rsidRPr="00000000">
        <w:rPr>
          <w:sz w:val="28"/>
          <w:szCs w:val="28"/>
          <w:rtl w:val="0"/>
        </w:rPr>
        <w:t xml:space="preserve"> </w:t>
      </w:r>
      <w:r w:rsidDel="00000000" w:rsidR="00000000" w:rsidRPr="00000000">
        <w:rPr>
          <w:b w:val="1"/>
          <w:sz w:val="32"/>
          <w:szCs w:val="32"/>
          <w:rtl w:val="0"/>
        </w:rPr>
        <w:t xml:space="preserve">Marine</w:t>
      </w:r>
      <w:r w:rsidDel="00000000" w:rsidR="00000000" w:rsidRPr="00000000">
        <w:rPr>
          <w:sz w:val="28"/>
          <w:szCs w:val="28"/>
          <w:rtl w:val="0"/>
        </w:rPr>
        <w:t xml:space="preserve"> </w:t>
      </w:r>
      <w:r w:rsidDel="00000000" w:rsidR="00000000" w:rsidRPr="00000000">
        <w:rPr>
          <w:b w:val="1"/>
          <w:sz w:val="32"/>
          <w:szCs w:val="32"/>
          <w:rtl w:val="0"/>
        </w:rPr>
        <w:t xml:space="preserve">Weather Warnings Product Specification</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jc w:val="center"/>
        <w:rPr>
          <w:b w:val="1"/>
          <w:sz w:val="28"/>
          <w:szCs w:val="28"/>
        </w:rPr>
      </w:pPr>
      <w:bookmarkStart w:colFirst="0" w:colLast="0" w:name="_heading=h.30j0zll" w:id="1"/>
      <w:bookmarkEnd w:id="1"/>
      <w:r w:rsidDel="00000000" w:rsidR="00000000" w:rsidRPr="00000000">
        <w:rPr>
          <w:b w:val="1"/>
          <w:sz w:val="28"/>
          <w:szCs w:val="28"/>
          <w:rtl w:val="0"/>
        </w:rPr>
        <w:t xml:space="preserve">Working Draft – Edition 1.0.0</w:t>
      </w:r>
    </w:p>
    <w:p w:rsidR="00000000" w:rsidDel="00000000" w:rsidP="00000000" w:rsidRDefault="00000000" w:rsidRPr="00000000" w14:paraId="00000014">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jc w:val="center"/>
        <w:rPr>
          <w:b w:val="1"/>
          <w:sz w:val="28"/>
          <w:szCs w:val="28"/>
        </w:rPr>
      </w:pPr>
      <w:bookmarkStart w:colFirst="0" w:colLast="0" w:name="_heading=h.1fob9te" w:id="2"/>
      <w:bookmarkEnd w:id="2"/>
      <w:r w:rsidDel="00000000" w:rsidR="00000000" w:rsidRPr="00000000">
        <w:rPr>
          <w:b w:val="1"/>
          <w:sz w:val="28"/>
          <w:szCs w:val="28"/>
          <w:rtl w:val="0"/>
        </w:rPr>
        <w:t xml:space="preserve">January 2025</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jc w:val="center"/>
        <w:rPr/>
      </w:pPr>
      <w:bookmarkStart w:colFirst="0" w:colLast="0" w:name="_heading=h.3znysh7" w:id="3"/>
      <w:bookmarkEnd w:id="3"/>
      <w:r w:rsidDel="00000000" w:rsidR="00000000" w:rsidRPr="00000000">
        <w:rPr>
          <w:b w:val="1"/>
          <w:rtl w:val="0"/>
        </w:rPr>
        <w:t xml:space="preserve">Special Publication No. S-412</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rPr>
          <w:b w:val="1"/>
        </w:rPr>
      </w:pPr>
      <w:bookmarkStart w:colFirst="0" w:colLast="0" w:name="_heading=h.2et92p0" w:id="4"/>
      <w:bookmarkEnd w:id="4"/>
      <w:r w:rsidDel="00000000" w:rsidR="00000000" w:rsidRPr="00000000">
        <w:rPr>
          <w:rtl w:val="0"/>
        </w:rPr>
        <w:tab/>
      </w:r>
      <w:r w:rsidDel="00000000" w:rsidR="00000000" w:rsidRPr="00000000">
        <w:rPr>
          <w:b w:val="1"/>
          <w:rtl w:val="0"/>
        </w:rPr>
        <w:t xml:space="preserve">Published by the </w:t>
      </w:r>
    </w:p>
    <w:p w:rsidR="00000000" w:rsidDel="00000000" w:rsidP="00000000" w:rsidRDefault="00000000" w:rsidRPr="00000000" w14:paraId="00000021">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rPr/>
      </w:pPr>
      <w:bookmarkStart w:colFirst="0" w:colLast="0" w:name="_heading=h.tyjcwt" w:id="5"/>
      <w:bookmarkEnd w:id="5"/>
      <w:r w:rsidDel="00000000" w:rsidR="00000000" w:rsidRPr="00000000">
        <w:rPr>
          <w:b w:val="1"/>
          <w:rtl w:val="0"/>
        </w:rPr>
        <w:tab/>
        <w:t xml:space="preserve">World Meteorological Organization</w:t>
      </w:r>
      <w:r w:rsidDel="00000000" w:rsidR="00000000" w:rsidRPr="00000000">
        <w:rPr>
          <w:rtl w:val="0"/>
        </w:rPr>
      </w:r>
    </w:p>
    <w:p w:rsidR="00000000" w:rsidDel="00000000" w:rsidP="00000000" w:rsidRDefault="00000000" w:rsidRPr="00000000" w14:paraId="00000022">
      <w:pPr>
        <w:tabs>
          <w:tab w:val="center" w:leader="none" w:pos="4514"/>
          <w:tab w:val="left" w:leader="none" w:pos="5040"/>
          <w:tab w:val="left" w:leader="none" w:pos="5760"/>
          <w:tab w:val="left" w:leader="none" w:pos="6480"/>
          <w:tab w:val="left" w:leader="none" w:pos="7200"/>
          <w:tab w:val="left" w:leader="none" w:pos="7920"/>
          <w:tab w:val="left" w:leader="none" w:pos="8640"/>
        </w:tabs>
        <w:spacing w:after="0" w:line="240" w:lineRule="auto"/>
        <w:rPr>
          <w:b w:val="1"/>
        </w:rPr>
      </w:pPr>
      <w:bookmarkStart w:colFirst="0" w:colLast="0" w:name="_heading=h.3dy6vkm" w:id="6"/>
      <w:bookmarkEnd w:id="6"/>
      <w:r w:rsidDel="00000000" w:rsidR="00000000" w:rsidRPr="00000000">
        <w:rPr>
          <w:rtl w:val="0"/>
        </w:rPr>
        <w:tab/>
      </w:r>
      <w:r w:rsidDel="00000000" w:rsidR="00000000" w:rsidRPr="00000000">
        <w:rPr>
          <w:b w:val="1"/>
          <w:rtl w:val="0"/>
        </w:rPr>
        <w:t xml:space="preserve">Geneva</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24">
      <w:pPr>
        <w:spacing w:after="0" w:lineRule="auto"/>
        <w:rPr>
          <w:rFonts w:ascii="Arial Narrow" w:cs="Arial Narrow" w:eastAsia="Arial Narrow" w:hAnsi="Arial Narrow"/>
        </w:rPr>
      </w:pPr>
      <w:r w:rsidDel="00000000" w:rsidR="00000000" w:rsidRPr="00000000">
        <w:rPr>
          <w:rtl w:val="0"/>
        </w:rPr>
      </w:r>
    </w:p>
    <w:tbl>
      <w:tblPr>
        <w:tblStyle w:val="Table1"/>
        <w:tblW w:w="8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2070"/>
        <w:gridCol w:w="1665"/>
        <w:gridCol w:w="4005"/>
        <w:tblGridChange w:id="0">
          <w:tblGrid>
            <w:gridCol w:w="1065"/>
            <w:gridCol w:w="2070"/>
            <w:gridCol w:w="1665"/>
            <w:gridCol w:w="4005"/>
          </w:tblGrid>
        </w:tblGridChange>
      </w:tblGrid>
      <w:tr>
        <w:trPr>
          <w:cantSplit w:val="0"/>
          <w:tblHeader w:val="0"/>
        </w:trPr>
        <w:tc>
          <w:tcPr/>
          <w:p w:rsidR="00000000" w:rsidDel="00000000" w:rsidP="00000000" w:rsidRDefault="00000000" w:rsidRPr="00000000" w14:paraId="00000025">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Version Number</w:t>
            </w:r>
          </w:p>
        </w:tc>
        <w:tc>
          <w:tcPr/>
          <w:p w:rsidR="00000000" w:rsidDel="00000000" w:rsidP="00000000" w:rsidRDefault="00000000" w:rsidRPr="00000000" w14:paraId="00000026">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27">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Author</w:t>
            </w:r>
          </w:p>
        </w:tc>
        <w:tc>
          <w:tcPr/>
          <w:p w:rsidR="00000000" w:rsidDel="00000000" w:rsidP="00000000" w:rsidRDefault="00000000" w:rsidRPr="00000000" w14:paraId="00000028">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Purpose</w:t>
            </w:r>
          </w:p>
        </w:tc>
      </w:tr>
      <w:tr>
        <w:trPr>
          <w:cantSplit w:val="0"/>
          <w:tblHeader w:val="0"/>
        </w:trPr>
        <w:tc>
          <w:tcPr/>
          <w:p w:rsidR="00000000" w:rsidDel="00000000" w:rsidP="00000000" w:rsidRDefault="00000000" w:rsidRPr="00000000" w14:paraId="00000029">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0.0.1</w:t>
            </w:r>
          </w:p>
        </w:tc>
        <w:tc>
          <w:tcPr/>
          <w:p w:rsidR="00000000" w:rsidDel="00000000" w:rsidP="00000000" w:rsidRDefault="00000000" w:rsidRPr="00000000" w14:paraId="0000002A">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August 13, 2013</w:t>
            </w:r>
          </w:p>
        </w:tc>
        <w:tc>
          <w:tcPr/>
          <w:p w:rsidR="00000000" w:rsidDel="00000000" w:rsidP="00000000" w:rsidRDefault="00000000" w:rsidRPr="00000000" w14:paraId="0000002B">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J.Powell</w:t>
            </w:r>
          </w:p>
        </w:tc>
        <w:tc>
          <w:tcPr/>
          <w:p w:rsidR="00000000" w:rsidDel="00000000" w:rsidP="00000000" w:rsidRDefault="00000000" w:rsidRPr="00000000" w14:paraId="0000002C">
            <w:pPr>
              <w:spacing w:after="120" w:before="120" w:lineRule="auto"/>
              <w:ind w:left="0" w:firstLine="0"/>
              <w:jc w:val="left"/>
              <w:rPr>
                <w:rFonts w:ascii="Arial" w:cs="Arial" w:eastAsia="Arial" w:hAnsi="Arial"/>
              </w:rPr>
            </w:pPr>
            <w:r w:rsidDel="00000000" w:rsidR="00000000" w:rsidRPr="00000000">
              <w:rPr>
                <w:rFonts w:ascii="Arial" w:cs="Arial" w:eastAsia="Arial" w:hAnsi="Arial"/>
                <w:rtl w:val="0"/>
              </w:rPr>
              <w:t xml:space="preserve">Initial Draft</w:t>
            </w:r>
          </w:p>
        </w:tc>
      </w:tr>
      <w:tr>
        <w:trPr>
          <w:cantSplit w:val="0"/>
          <w:tblHeader w:val="0"/>
        </w:trPr>
        <w:tc>
          <w:tcPr/>
          <w:p w:rsidR="00000000" w:rsidDel="00000000" w:rsidP="00000000" w:rsidRDefault="00000000" w:rsidRPr="00000000" w14:paraId="0000002D">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0.0.2</w:t>
            </w:r>
          </w:p>
        </w:tc>
        <w:tc>
          <w:tcPr/>
          <w:p w:rsidR="00000000" w:rsidDel="00000000" w:rsidP="00000000" w:rsidRDefault="00000000" w:rsidRPr="00000000" w14:paraId="0000002E">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December 2, 2013</w:t>
            </w:r>
          </w:p>
        </w:tc>
        <w:tc>
          <w:tcPr/>
          <w:p w:rsidR="00000000" w:rsidDel="00000000" w:rsidP="00000000" w:rsidRDefault="00000000" w:rsidRPr="00000000" w14:paraId="0000002F">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C. Schultz</w:t>
            </w:r>
          </w:p>
        </w:tc>
        <w:tc>
          <w:tcPr/>
          <w:p w:rsidR="00000000" w:rsidDel="00000000" w:rsidP="00000000" w:rsidRDefault="00000000" w:rsidRPr="00000000" w14:paraId="00000030">
            <w:pPr>
              <w:spacing w:after="120" w:before="120" w:lineRule="auto"/>
              <w:ind w:left="0" w:firstLine="0"/>
              <w:jc w:val="left"/>
              <w:rPr>
                <w:rFonts w:ascii="Arial" w:cs="Arial" w:eastAsia="Arial" w:hAnsi="Arial"/>
              </w:rPr>
            </w:pPr>
            <w:r w:rsidDel="00000000" w:rsidR="00000000" w:rsidRPr="00000000">
              <w:rPr>
                <w:rFonts w:ascii="Arial" w:cs="Arial" w:eastAsia="Arial" w:hAnsi="Arial"/>
                <w:rtl w:val="0"/>
              </w:rPr>
              <w:t xml:space="preserve">Updated draft for review by ETMSS</w:t>
            </w:r>
          </w:p>
        </w:tc>
      </w:tr>
      <w:tr>
        <w:trPr>
          <w:cantSplit w:val="0"/>
          <w:tblHeader w:val="0"/>
        </w:trPr>
        <w:tc>
          <w:tcPr/>
          <w:p w:rsidR="00000000" w:rsidDel="00000000" w:rsidP="00000000" w:rsidRDefault="00000000" w:rsidRPr="00000000" w14:paraId="00000031">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0.0.3</w:t>
            </w:r>
          </w:p>
        </w:tc>
        <w:tc>
          <w:tcPr/>
          <w:p w:rsidR="00000000" w:rsidDel="00000000" w:rsidP="00000000" w:rsidRDefault="00000000" w:rsidRPr="00000000" w14:paraId="00000032">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June 3, 2015</w:t>
            </w:r>
          </w:p>
        </w:tc>
        <w:tc>
          <w:tcPr/>
          <w:p w:rsidR="00000000" w:rsidDel="00000000" w:rsidP="00000000" w:rsidRDefault="00000000" w:rsidRPr="00000000" w14:paraId="00000033">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J. Powell</w:t>
            </w:r>
          </w:p>
        </w:tc>
        <w:tc>
          <w:tcPr/>
          <w:p w:rsidR="00000000" w:rsidDel="00000000" w:rsidP="00000000" w:rsidRDefault="00000000" w:rsidRPr="00000000" w14:paraId="00000034">
            <w:pPr>
              <w:spacing w:after="120" w:before="120" w:lineRule="auto"/>
              <w:ind w:left="0" w:firstLine="0"/>
              <w:jc w:val="left"/>
              <w:rPr>
                <w:rFonts w:ascii="Arial" w:cs="Arial" w:eastAsia="Arial" w:hAnsi="Arial"/>
              </w:rPr>
            </w:pPr>
            <w:r w:rsidDel="00000000" w:rsidR="00000000" w:rsidRPr="00000000">
              <w:rPr>
                <w:rFonts w:ascii="Arial" w:cs="Arial" w:eastAsia="Arial" w:hAnsi="Arial"/>
                <w:rtl w:val="0"/>
              </w:rPr>
              <w:t xml:space="preserve">Updated to latest version of S-100</w:t>
            </w:r>
          </w:p>
        </w:tc>
      </w:tr>
      <w:tr>
        <w:trPr>
          <w:cantSplit w:val="0"/>
          <w:tblHeader w:val="0"/>
        </w:trPr>
        <w:tc>
          <w:tcPr/>
          <w:p w:rsidR="00000000" w:rsidDel="00000000" w:rsidP="00000000" w:rsidRDefault="00000000" w:rsidRPr="00000000" w14:paraId="00000035">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0.0.4</w:t>
            </w:r>
          </w:p>
        </w:tc>
        <w:tc>
          <w:tcPr/>
          <w:p w:rsidR="00000000" w:rsidDel="00000000" w:rsidP="00000000" w:rsidRDefault="00000000" w:rsidRPr="00000000" w14:paraId="00000036">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September 25, 2017</w:t>
            </w:r>
          </w:p>
        </w:tc>
        <w:tc>
          <w:tcPr/>
          <w:p w:rsidR="00000000" w:rsidDel="00000000" w:rsidP="00000000" w:rsidRDefault="00000000" w:rsidRPr="00000000" w14:paraId="00000037">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J. Phillips, G. Seroka</w:t>
            </w:r>
          </w:p>
        </w:tc>
        <w:tc>
          <w:tcPr/>
          <w:p w:rsidR="00000000" w:rsidDel="00000000" w:rsidP="00000000" w:rsidRDefault="00000000" w:rsidRPr="00000000" w14:paraId="00000038">
            <w:pPr>
              <w:spacing w:after="120" w:before="120" w:lineRule="auto"/>
              <w:ind w:left="0" w:firstLine="0"/>
              <w:jc w:val="left"/>
              <w:rPr>
                <w:rFonts w:ascii="Arial" w:cs="Arial" w:eastAsia="Arial" w:hAnsi="Arial"/>
              </w:rPr>
            </w:pPr>
            <w:r w:rsidDel="00000000" w:rsidR="00000000" w:rsidRPr="00000000">
              <w:rPr>
                <w:rFonts w:ascii="Arial" w:cs="Arial" w:eastAsia="Arial" w:hAnsi="Arial"/>
                <w:rtl w:val="0"/>
              </w:rPr>
              <w:t xml:space="preserve">Added data product format information, including GML encoding, expanded sections on the feature model, definitions, references and application schema.</w:t>
            </w:r>
          </w:p>
        </w:tc>
      </w:tr>
      <w:tr>
        <w:trPr>
          <w:cantSplit w:val="0"/>
          <w:tblHeader w:val="0"/>
        </w:trPr>
        <w:tc>
          <w:tcPr/>
          <w:p w:rsidR="00000000" w:rsidDel="00000000" w:rsidP="00000000" w:rsidRDefault="00000000" w:rsidRPr="00000000" w14:paraId="00000039">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0.1.0</w:t>
            </w:r>
          </w:p>
        </w:tc>
        <w:tc>
          <w:tcPr/>
          <w:p w:rsidR="00000000" w:rsidDel="00000000" w:rsidP="00000000" w:rsidRDefault="00000000" w:rsidRPr="00000000" w14:paraId="0000003A">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December 10, 2018</w:t>
            </w:r>
          </w:p>
        </w:tc>
        <w:tc>
          <w:tcPr/>
          <w:p w:rsidR="00000000" w:rsidDel="00000000" w:rsidP="00000000" w:rsidRDefault="00000000" w:rsidRPr="00000000" w14:paraId="0000003B">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J. Phillips</w:t>
            </w:r>
          </w:p>
        </w:tc>
        <w:tc>
          <w:tcPr/>
          <w:p w:rsidR="00000000" w:rsidDel="00000000" w:rsidP="00000000" w:rsidRDefault="00000000" w:rsidRPr="00000000" w14:paraId="0000003C">
            <w:pPr>
              <w:spacing w:after="120" w:before="120" w:lineRule="auto"/>
              <w:ind w:left="0" w:firstLine="0"/>
              <w:jc w:val="left"/>
              <w:rPr>
                <w:rFonts w:ascii="Arial" w:cs="Arial" w:eastAsia="Arial" w:hAnsi="Arial"/>
              </w:rPr>
            </w:pPr>
            <w:r w:rsidDel="00000000" w:rsidR="00000000" w:rsidRPr="00000000">
              <w:rPr>
                <w:rFonts w:ascii="Arial" w:cs="Arial" w:eastAsia="Arial" w:hAnsi="Arial"/>
                <w:rtl w:val="0"/>
              </w:rPr>
              <w:t xml:space="preserve">Updated multiple sections updated including new scope, DCEG and FC. </w:t>
            </w:r>
          </w:p>
        </w:tc>
      </w:tr>
      <w:tr>
        <w:trPr>
          <w:cantSplit w:val="0"/>
          <w:tblHeader w:val="0"/>
        </w:trPr>
        <w:tc>
          <w:tcPr/>
          <w:p w:rsidR="00000000" w:rsidDel="00000000" w:rsidP="00000000" w:rsidRDefault="00000000" w:rsidRPr="00000000" w14:paraId="0000003D">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0.1.1</w:t>
            </w:r>
          </w:p>
        </w:tc>
        <w:tc>
          <w:tcPr/>
          <w:p w:rsidR="00000000" w:rsidDel="00000000" w:rsidP="00000000" w:rsidRDefault="00000000" w:rsidRPr="00000000" w14:paraId="0000003E">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April</w:t>
            </w:r>
            <w:r w:rsidDel="00000000" w:rsidR="00000000" w:rsidRPr="00000000">
              <w:rPr>
                <w:rFonts w:ascii="Arial" w:cs="Arial" w:eastAsia="Arial" w:hAnsi="Arial"/>
                <w:rtl w:val="0"/>
              </w:rPr>
              <w:t xml:space="preserve"> 30, 2025</w:t>
            </w:r>
          </w:p>
        </w:tc>
        <w:tc>
          <w:tcPr/>
          <w:p w:rsidR="00000000" w:rsidDel="00000000" w:rsidP="00000000" w:rsidRDefault="00000000" w:rsidRPr="00000000" w14:paraId="0000003F">
            <w:pPr>
              <w:spacing w:after="120" w:before="120" w:lineRule="auto"/>
              <w:ind w:left="0" w:firstLine="0"/>
              <w:jc w:val="center"/>
              <w:rPr>
                <w:rFonts w:ascii="Arial" w:cs="Arial" w:eastAsia="Arial" w:hAnsi="Arial"/>
              </w:rPr>
            </w:pPr>
            <w:r w:rsidDel="00000000" w:rsidR="00000000" w:rsidRPr="00000000">
              <w:rPr>
                <w:rFonts w:ascii="Arial" w:cs="Arial" w:eastAsia="Arial" w:hAnsi="Arial"/>
                <w:rtl w:val="0"/>
              </w:rPr>
              <w:t xml:space="preserve">T. Cervone-Richards, D. Spindler, S. Stevenson, S. Williamson</w:t>
            </w:r>
          </w:p>
        </w:tc>
        <w:tc>
          <w:tcPr/>
          <w:p w:rsidR="00000000" w:rsidDel="00000000" w:rsidP="00000000" w:rsidRDefault="00000000" w:rsidRPr="00000000" w14:paraId="00000040">
            <w:pPr>
              <w:spacing w:after="120" w:before="120" w:lineRule="auto"/>
              <w:jc w:val="left"/>
              <w:rPr>
                <w:rFonts w:ascii="Arial" w:cs="Arial" w:eastAsia="Arial" w:hAnsi="Arial"/>
              </w:rPr>
            </w:pPr>
            <w:r w:rsidDel="00000000" w:rsidR="00000000" w:rsidRPr="00000000">
              <w:rPr>
                <w:rFonts w:ascii="Arial" w:cs="Arial" w:eastAsia="Arial" w:hAnsi="Arial"/>
                <w:rtl w:val="0"/>
              </w:rPr>
              <w:t xml:space="preserve">Updated multiple sections updated including new scope, DCEG and FC.</w:t>
            </w:r>
            <w:r w:rsidDel="00000000" w:rsidR="00000000" w:rsidRPr="00000000">
              <w:rPr>
                <w:rtl w:val="0"/>
              </w:rPr>
            </w:r>
          </w:p>
        </w:tc>
      </w:tr>
      <w:tr>
        <w:trPr>
          <w:cantSplit w:val="0"/>
          <w:tblHeader w:val="0"/>
        </w:trPr>
        <w:tc>
          <w:tcPr/>
          <w:p w:rsidR="00000000" w:rsidDel="00000000" w:rsidP="00000000" w:rsidRDefault="00000000" w:rsidRPr="00000000" w14:paraId="00000041">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2">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3">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4">
            <w:pPr>
              <w:spacing w:after="120" w:before="120" w:lineRule="auto"/>
              <w:ind w:left="0" w:firstLine="0"/>
              <w:jc w:val="lef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6">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7">
            <w:pPr>
              <w:spacing w:after="120" w:before="120" w:lineRule="auto"/>
              <w:ind w:left="0" w:firstLine="0"/>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48">
            <w:pPr>
              <w:spacing w:after="120" w:before="120" w:lineRule="auto"/>
              <w:ind w:lef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49">
      <w:pPr>
        <w:spacing w:after="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A">
      <w:pPr>
        <w:spacing w:after="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auto" w:val="clear"/>
        <w:tabs>
          <w:tab w:val="right" w:leader="none" w:pos="9752"/>
        </w:tabs>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Contents</w:t>
      </w: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Page #</w:t>
      </w:r>
      <w:r w:rsidDel="00000000" w:rsidR="00000000" w:rsidRPr="00000000">
        <w:rPr>
          <w:rtl w:val="0"/>
        </w:rPr>
      </w:r>
    </w:p>
    <w:sdt>
      <w:sdtPr>
        <w:id w:val="595776822"/>
        <w:docPartObj>
          <w:docPartGallery w:val="Table of Contents"/>
          <w:docPartUnique w:val="1"/>
        </w:docPartObj>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4" w:hanging="72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b w:val="1"/>
                <w:i w:val="0"/>
                <w:smallCaps w:val="0"/>
                <w:strike w:val="0"/>
                <w:color w:val="000000"/>
                <w:u w:val="none"/>
                <w:shd w:fill="auto" w:val="clear"/>
                <w:vertAlign w:val="baseline"/>
                <w:rtl w:val="0"/>
              </w:rPr>
              <w:t xml:space="preserve">1</w:t>
              <w:tab/>
              <w:t xml:space="preserve">Overview</w:t>
              <w:tab/>
              <w:t xml:space="preserve">7</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1.1</w:t>
              <w:tab/>
              <w:t xml:space="preserve">Information</w:t>
              <w:tab/>
              <w:t xml:space="preserve">7</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0" w:right="500" w:firstLine="0"/>
            <w:jc w:val="left"/>
            <w:rPr>
              <w:b w:val="1"/>
              <w:i w:val="0"/>
              <w:smallCaps w:val="0"/>
              <w:strike w:val="0"/>
              <w:color w:val="000000"/>
              <w:u w:val="none"/>
              <w:shd w:fill="auto" w:val="clear"/>
              <w:vertAlign w:val="baseline"/>
            </w:rPr>
          </w:pPr>
          <w:hyperlink w:anchor="_heading=h.2s8eyo1">
            <w:r w:rsidDel="00000000" w:rsidR="00000000" w:rsidRPr="00000000">
              <w:rPr>
                <w:b w:val="1"/>
                <w:i w:val="0"/>
                <w:smallCaps w:val="0"/>
                <w:strike w:val="0"/>
                <w:color w:val="000000"/>
                <w:u w:val="none"/>
                <w:shd w:fill="auto" w:val="clear"/>
                <w:vertAlign w:val="baseline"/>
                <w:rtl w:val="0"/>
              </w:rPr>
              <w:t xml:space="preserve">1.2 </w:t>
              <w:tab/>
              <w:t xml:space="preserve">Scope</w:t>
              <w:tab/>
              <w:t xml:space="preserve">7</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7dp8vu">
            <w:r w:rsidDel="00000000" w:rsidR="00000000" w:rsidRPr="00000000">
              <w:rPr>
                <w:b w:val="1"/>
                <w:i w:val="0"/>
                <w:smallCaps w:val="0"/>
                <w:strike w:val="0"/>
                <w:color w:val="000000"/>
                <w:u w:val="none"/>
                <w:shd w:fill="auto" w:val="clear"/>
                <w:vertAlign w:val="baseline"/>
                <w:rtl w:val="0"/>
              </w:rPr>
              <w:t xml:space="preserve">1.</w:t>
            </w:r>
          </w:hyperlink>
          <w:hyperlink w:anchor="_heading=h.17dp8vu">
            <w:r w:rsidDel="00000000" w:rsidR="00000000" w:rsidRPr="00000000">
              <w:rPr>
                <w:b w:val="1"/>
                <w:rtl w:val="0"/>
              </w:rPr>
              <w:t xml:space="preserve">3</w:t>
            </w:r>
          </w:hyperlink>
          <w:hyperlink w:anchor="_heading=h.17dp8vu">
            <w:r w:rsidDel="00000000" w:rsidR="00000000" w:rsidRPr="00000000">
              <w:rPr>
                <w:b w:val="1"/>
                <w:i w:val="0"/>
                <w:smallCaps w:val="0"/>
                <w:strike w:val="0"/>
                <w:color w:val="000000"/>
                <w:u w:val="none"/>
                <w:shd w:fill="auto" w:val="clear"/>
                <w:vertAlign w:val="baseline"/>
                <w:rtl w:val="0"/>
              </w:rPr>
              <w:tab/>
              <w:t xml:space="preserve">References</w:t>
              <w:tab/>
              <w:t xml:space="preserve">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cgimgst120ac">
            <w:r w:rsidDel="00000000" w:rsidR="00000000" w:rsidRPr="00000000">
              <w:rPr>
                <w:b w:val="1"/>
                <w:rtl w:val="0"/>
              </w:rPr>
              <w:t xml:space="preserve">1.3.1</w:t>
              <w:tab/>
              <w:t xml:space="preserve">Normative References</w:t>
              <w:tab/>
              <w:t xml:space="preserve">7</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ym469uac7mgd">
            <w:r w:rsidDel="00000000" w:rsidR="00000000" w:rsidRPr="00000000">
              <w:rPr>
                <w:b w:val="1"/>
                <w:rtl w:val="0"/>
              </w:rPr>
              <w:t xml:space="preserve">1.3.2</w:t>
              <w:tab/>
              <w:t xml:space="preserve">Informative References</w:t>
              <w:tab/>
              <w:t xml:space="preserve">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rdcrjn">
            <w:r w:rsidDel="00000000" w:rsidR="00000000" w:rsidRPr="00000000">
              <w:rPr>
                <w:b w:val="1"/>
                <w:i w:val="0"/>
                <w:smallCaps w:val="0"/>
                <w:strike w:val="0"/>
                <w:color w:val="000000"/>
                <w:u w:val="none"/>
                <w:shd w:fill="auto" w:val="clear"/>
                <w:vertAlign w:val="baseline"/>
                <w:rtl w:val="0"/>
              </w:rPr>
              <w:t xml:space="preserve">1.</w:t>
            </w:r>
          </w:hyperlink>
          <w:hyperlink w:anchor="_heading=h.3rdcrjn">
            <w:r w:rsidDel="00000000" w:rsidR="00000000" w:rsidRPr="00000000">
              <w:rPr>
                <w:b w:val="1"/>
                <w:rtl w:val="0"/>
              </w:rPr>
              <w:t xml:space="preserve">4</w:t>
            </w:r>
          </w:hyperlink>
          <w:hyperlink w:anchor="_heading=h.3rdcrjn">
            <w:r w:rsidDel="00000000" w:rsidR="00000000" w:rsidRPr="00000000">
              <w:rPr>
                <w:b w:val="1"/>
                <w:i w:val="0"/>
                <w:smallCaps w:val="0"/>
                <w:strike w:val="0"/>
                <w:color w:val="000000"/>
                <w:u w:val="none"/>
                <w:shd w:fill="auto" w:val="clear"/>
                <w:vertAlign w:val="baseline"/>
                <w:rtl w:val="0"/>
              </w:rPr>
              <w:tab/>
              <w:t xml:space="preserve">Terms, </w:t>
            </w:r>
          </w:hyperlink>
          <w:r w:rsidDel="00000000" w:rsidR="00000000" w:rsidRPr="00000000">
            <w:fldChar w:fldCharType="begin"/>
            <w:instrText xml:space="preserve"> PAGEREF _heading=h.3rdcrjn \h </w:instrText>
            <w:fldChar w:fldCharType="separate"/>
          </w:r>
          <w:r w:rsidDel="00000000" w:rsidR="00000000" w:rsidRPr="00000000">
            <w:rPr>
              <w:b w:val="1"/>
              <w:rtl w:val="0"/>
            </w:rPr>
            <w:t xml:space="preserve">D</w:t>
          </w:r>
          <w:r w:rsidDel="00000000" w:rsidR="00000000" w:rsidRPr="00000000">
            <w:rPr>
              <w:b w:val="1"/>
              <w:i w:val="0"/>
              <w:smallCaps w:val="0"/>
              <w:strike w:val="0"/>
              <w:color w:val="000000"/>
              <w:u w:val="none"/>
              <w:shd w:fill="auto" w:val="clear"/>
              <w:vertAlign w:val="baseline"/>
              <w:rtl w:val="0"/>
            </w:rPr>
            <w:t xml:space="preserve">efinitions, and </w:t>
          </w:r>
          <w:r w:rsidDel="00000000" w:rsidR="00000000" w:rsidRPr="00000000">
            <w:rPr>
              <w:b w:val="1"/>
              <w:rtl w:val="0"/>
            </w:rPr>
            <w:t xml:space="preserve">A</w:t>
          </w:r>
          <w:r w:rsidDel="00000000" w:rsidR="00000000" w:rsidRPr="00000000">
            <w:rPr>
              <w:b w:val="1"/>
              <w:i w:val="0"/>
              <w:smallCaps w:val="0"/>
              <w:strike w:val="0"/>
              <w:color w:val="000000"/>
              <w:u w:val="none"/>
              <w:shd w:fill="auto" w:val="clear"/>
              <w:vertAlign w:val="baseline"/>
              <w:rtl w:val="0"/>
            </w:rPr>
            <w:t xml:space="preserve">bbreviations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6in1rg">
            <w:r w:rsidDel="00000000" w:rsidR="00000000" w:rsidRPr="00000000">
              <w:rPr>
                <w:b w:val="1"/>
                <w:i w:val="0"/>
                <w:smallCaps w:val="0"/>
                <w:strike w:val="0"/>
                <w:color w:val="000000"/>
                <w:u w:val="none"/>
                <w:shd w:fill="auto" w:val="clear"/>
                <w:vertAlign w:val="baseline"/>
                <w:rtl w:val="0"/>
              </w:rPr>
              <w:t xml:space="preserve">1.</w:t>
            </w:r>
          </w:hyperlink>
          <w:hyperlink w:anchor="_heading=h.26in1rg">
            <w:r w:rsidDel="00000000" w:rsidR="00000000" w:rsidRPr="00000000">
              <w:rPr>
                <w:b w:val="1"/>
                <w:rtl w:val="0"/>
              </w:rPr>
              <w:t xml:space="preserve">4</w:t>
            </w:r>
          </w:hyperlink>
          <w:hyperlink w:anchor="_heading=h.26in1rg">
            <w:r w:rsidDel="00000000" w:rsidR="00000000" w:rsidRPr="00000000">
              <w:rPr>
                <w:b w:val="1"/>
                <w:i w:val="0"/>
                <w:smallCaps w:val="0"/>
                <w:strike w:val="0"/>
                <w:color w:val="000000"/>
                <w:u w:val="none"/>
                <w:shd w:fill="auto" w:val="clear"/>
                <w:vertAlign w:val="baseline"/>
                <w:rtl w:val="0"/>
              </w:rPr>
              <w:t xml:space="preserve">.1</w:t>
              <w:tab/>
              <w:t xml:space="preserve">Use of Language</w:t>
              <w:tab/>
              <w:t xml:space="preserve">10</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lnxbz9">
            <w:r w:rsidDel="00000000" w:rsidR="00000000" w:rsidRPr="00000000">
              <w:rPr>
                <w:b w:val="1"/>
                <w:i w:val="0"/>
                <w:smallCaps w:val="0"/>
                <w:strike w:val="0"/>
                <w:color w:val="000000"/>
                <w:u w:val="none"/>
                <w:shd w:fill="auto" w:val="clear"/>
                <w:vertAlign w:val="baseline"/>
                <w:rtl w:val="0"/>
              </w:rPr>
              <w:t xml:space="preserve">1.</w:t>
            </w:r>
          </w:hyperlink>
          <w:hyperlink w:anchor="_heading=h.lnxbz9">
            <w:r w:rsidDel="00000000" w:rsidR="00000000" w:rsidRPr="00000000">
              <w:rPr>
                <w:b w:val="1"/>
                <w:rtl w:val="0"/>
              </w:rPr>
              <w:t xml:space="preserve">4</w:t>
            </w:r>
          </w:hyperlink>
          <w:hyperlink w:anchor="_heading=h.lnxbz9">
            <w:r w:rsidDel="00000000" w:rsidR="00000000" w:rsidRPr="00000000">
              <w:rPr>
                <w:b w:val="1"/>
                <w:i w:val="0"/>
                <w:smallCaps w:val="0"/>
                <w:strike w:val="0"/>
                <w:color w:val="000000"/>
                <w:u w:val="none"/>
                <w:shd w:fill="auto" w:val="clear"/>
                <w:vertAlign w:val="baseline"/>
                <w:rtl w:val="0"/>
              </w:rPr>
              <w:t xml:space="preserve">.2</w:t>
              <w:tab/>
              <w:t xml:space="preserve">Terms and Definitions</w:t>
            </w:r>
          </w:hyperlink>
          <w:r w:rsidDel="00000000" w:rsidR="00000000" w:rsidRPr="00000000">
            <w:fldChar w:fldCharType="begin"/>
            <w:instrText xml:space="preserve"> PAGEREF _heading=h.lnxbz9 \h </w:instrText>
            <w:fldChar w:fldCharType="separate"/>
          </w:r>
          <w:r w:rsidDel="00000000" w:rsidR="00000000" w:rsidRPr="00000000">
            <w:rPr>
              <w:b w:val="1"/>
              <w:i w:val="1"/>
              <w:smallCaps w:val="0"/>
              <w:strike w:val="0"/>
              <w:color w:val="000000"/>
              <w:u w:val="none"/>
              <w:shd w:fill="auto" w:val="clear"/>
              <w:vertAlign w:val="baseline"/>
              <w:rtl w:val="0"/>
            </w:rPr>
            <w:t xml:space="preserve"> </w:t>
          </w:r>
          <w:r w:rsidDel="00000000" w:rsidR="00000000" w:rsidRPr="00000000">
            <w:rPr>
              <w:b w:val="1"/>
              <w:i w:val="0"/>
              <w:smallCaps w:val="0"/>
              <w:strike w:val="0"/>
              <w:color w:val="00000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5nkun2">
            <w:r w:rsidDel="00000000" w:rsidR="00000000" w:rsidRPr="00000000">
              <w:rPr>
                <w:b w:val="1"/>
                <w:i w:val="0"/>
                <w:smallCaps w:val="0"/>
                <w:strike w:val="0"/>
                <w:color w:val="000000"/>
                <w:u w:val="none"/>
                <w:shd w:fill="auto" w:val="clear"/>
                <w:vertAlign w:val="baseline"/>
                <w:rtl w:val="0"/>
              </w:rPr>
              <w:t xml:space="preserve">1.</w:t>
            </w:r>
          </w:hyperlink>
          <w:hyperlink w:anchor="_heading=h.35nkun2">
            <w:r w:rsidDel="00000000" w:rsidR="00000000" w:rsidRPr="00000000">
              <w:rPr>
                <w:b w:val="1"/>
                <w:rtl w:val="0"/>
              </w:rPr>
              <w:t xml:space="preserve">4</w:t>
            </w:r>
          </w:hyperlink>
          <w:hyperlink w:anchor="_heading=h.35nkun2">
            <w:r w:rsidDel="00000000" w:rsidR="00000000" w:rsidRPr="00000000">
              <w:rPr>
                <w:b w:val="1"/>
                <w:i w:val="0"/>
                <w:smallCaps w:val="0"/>
                <w:strike w:val="0"/>
                <w:color w:val="000000"/>
                <w:u w:val="none"/>
                <w:shd w:fill="auto" w:val="clear"/>
                <w:vertAlign w:val="baseline"/>
                <w:rtl w:val="0"/>
              </w:rPr>
              <w:t xml:space="preserve">.3</w:t>
              <w:tab/>
              <w:t xml:space="preserve">Abbreviations and Acronyms</w:t>
              <w:tab/>
              <w:t xml:space="preserve">14</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ksv4uv">
            <w:r w:rsidDel="00000000" w:rsidR="00000000" w:rsidRPr="00000000">
              <w:rPr>
                <w:b w:val="1"/>
                <w:i w:val="0"/>
                <w:smallCaps w:val="0"/>
                <w:strike w:val="0"/>
                <w:color w:val="000000"/>
                <w:u w:val="none"/>
                <w:shd w:fill="auto" w:val="clear"/>
                <w:vertAlign w:val="baseline"/>
                <w:rtl w:val="0"/>
              </w:rPr>
              <w:t xml:space="preserve">1.</w:t>
            </w:r>
          </w:hyperlink>
          <w:hyperlink w:anchor="_heading=h.1ksv4uv">
            <w:r w:rsidDel="00000000" w:rsidR="00000000" w:rsidRPr="00000000">
              <w:rPr>
                <w:b w:val="1"/>
                <w:rtl w:val="0"/>
              </w:rPr>
              <w:t xml:space="preserve">5</w:t>
            </w:r>
          </w:hyperlink>
          <w:hyperlink w:anchor="_heading=h.1ksv4uv">
            <w:r w:rsidDel="00000000" w:rsidR="00000000" w:rsidRPr="00000000">
              <w:rPr>
                <w:b w:val="1"/>
                <w:i w:val="0"/>
                <w:smallCaps w:val="0"/>
                <w:strike w:val="0"/>
                <w:color w:val="000000"/>
                <w:u w:val="none"/>
                <w:shd w:fill="auto" w:val="clear"/>
                <w:vertAlign w:val="baseline"/>
                <w:rtl w:val="0"/>
              </w:rPr>
              <w:tab/>
              <w:t xml:space="preserve">Marine Weather Warnings Data Product Description</w:t>
              <w:tab/>
              <w:t xml:space="preserve">15</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4sinio">
            <w:r w:rsidDel="00000000" w:rsidR="00000000" w:rsidRPr="00000000">
              <w:rPr>
                <w:b w:val="1"/>
                <w:i w:val="0"/>
                <w:smallCaps w:val="0"/>
                <w:strike w:val="0"/>
                <w:color w:val="000000"/>
                <w:u w:val="none"/>
                <w:shd w:fill="auto" w:val="clear"/>
                <w:vertAlign w:val="baseline"/>
                <w:rtl w:val="0"/>
              </w:rPr>
              <w:t xml:space="preserve">1.</w:t>
            </w:r>
          </w:hyperlink>
          <w:hyperlink w:anchor="_heading=h.44sinio">
            <w:r w:rsidDel="00000000" w:rsidR="00000000" w:rsidRPr="00000000">
              <w:rPr>
                <w:b w:val="1"/>
                <w:rtl w:val="0"/>
              </w:rPr>
              <w:t xml:space="preserve">6</w:t>
            </w:r>
          </w:hyperlink>
          <w:hyperlink w:anchor="_heading=h.44sinio">
            <w:r w:rsidDel="00000000" w:rsidR="00000000" w:rsidRPr="00000000">
              <w:rPr>
                <w:b w:val="1"/>
                <w:i w:val="0"/>
                <w:smallCaps w:val="0"/>
                <w:strike w:val="0"/>
                <w:color w:val="000000"/>
                <w:u w:val="none"/>
                <w:shd w:fill="auto" w:val="clear"/>
                <w:vertAlign w:val="baseline"/>
                <w:rtl w:val="0"/>
              </w:rPr>
              <w:tab/>
              <w:t xml:space="preserve">Data </w:t>
            </w:r>
          </w:hyperlink>
          <w:r w:rsidDel="00000000" w:rsidR="00000000" w:rsidRPr="00000000">
            <w:fldChar w:fldCharType="begin"/>
            <w:instrText xml:space="preserve"> PAGEREF _heading=h.44sinio \h </w:instrText>
            <w:fldChar w:fldCharType="separate"/>
          </w:r>
          <w:r w:rsidDel="00000000" w:rsidR="00000000" w:rsidRPr="00000000">
            <w:rPr>
              <w:b w:val="1"/>
              <w:rtl w:val="0"/>
            </w:rPr>
            <w:t xml:space="preserve">P</w:t>
          </w:r>
          <w:r w:rsidDel="00000000" w:rsidR="00000000" w:rsidRPr="00000000">
            <w:rPr>
              <w:b w:val="1"/>
              <w:i w:val="0"/>
              <w:smallCaps w:val="0"/>
              <w:strike w:val="0"/>
              <w:color w:val="000000"/>
              <w:u w:val="none"/>
              <w:shd w:fill="auto" w:val="clear"/>
              <w:vertAlign w:val="baseline"/>
              <w:rtl w:val="0"/>
            </w:rPr>
            <w:t xml:space="preserve">roduct </w:t>
          </w:r>
          <w:r w:rsidDel="00000000" w:rsidR="00000000" w:rsidRPr="00000000">
            <w:rPr>
              <w:b w:val="1"/>
              <w:rtl w:val="0"/>
            </w:rPr>
            <w:t xml:space="preserve">S</w:t>
          </w:r>
          <w:r w:rsidDel="00000000" w:rsidR="00000000" w:rsidRPr="00000000">
            <w:rPr>
              <w:b w:val="1"/>
              <w:i w:val="0"/>
              <w:smallCaps w:val="0"/>
              <w:strike w:val="0"/>
              <w:color w:val="000000"/>
              <w:u w:val="none"/>
              <w:shd w:fill="auto" w:val="clear"/>
              <w:vertAlign w:val="baseline"/>
              <w:rtl w:val="0"/>
            </w:rPr>
            <w:t xml:space="preserve">pecification </w:t>
          </w:r>
          <w:r w:rsidDel="00000000" w:rsidR="00000000" w:rsidRPr="00000000">
            <w:rPr>
              <w:b w:val="1"/>
              <w:rtl w:val="0"/>
            </w:rPr>
            <w:t xml:space="preserve">M</w:t>
          </w:r>
          <w:r w:rsidDel="00000000" w:rsidR="00000000" w:rsidRPr="00000000">
            <w:rPr>
              <w:b w:val="1"/>
              <w:i w:val="0"/>
              <w:smallCaps w:val="0"/>
              <w:strike w:val="0"/>
              <w:color w:val="000000"/>
              <w:u w:val="none"/>
              <w:shd w:fill="auto" w:val="clear"/>
              <w:vertAlign w:val="baseline"/>
              <w:rtl w:val="0"/>
            </w:rPr>
            <w:t xml:space="preserve">etadata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2jxsxqh">
            <w:r w:rsidDel="00000000" w:rsidR="00000000" w:rsidRPr="00000000">
              <w:rPr>
                <w:b w:val="1"/>
                <w:i w:val="0"/>
                <w:smallCaps w:val="0"/>
                <w:strike w:val="0"/>
                <w:color w:val="000000"/>
                <w:u w:val="none"/>
                <w:shd w:fill="auto" w:val="clear"/>
                <w:vertAlign w:val="baseline"/>
                <w:rtl w:val="0"/>
              </w:rPr>
              <w:t xml:space="preserve">1.</w:t>
            </w:r>
          </w:hyperlink>
          <w:hyperlink w:anchor="_heading=h.2jxsxqh">
            <w:r w:rsidDel="00000000" w:rsidR="00000000" w:rsidRPr="00000000">
              <w:rPr>
                <w:b w:val="1"/>
                <w:rtl w:val="0"/>
              </w:rPr>
              <w:t xml:space="preserve">6</w:t>
            </w:r>
          </w:hyperlink>
          <w:hyperlink w:anchor="_heading=h.2jxsxqh">
            <w:r w:rsidDel="00000000" w:rsidR="00000000" w:rsidRPr="00000000">
              <w:rPr>
                <w:b w:val="1"/>
                <w:i w:val="0"/>
                <w:smallCaps w:val="0"/>
                <w:strike w:val="0"/>
                <w:color w:val="000000"/>
                <w:u w:val="none"/>
                <w:shd w:fill="auto" w:val="clear"/>
                <w:vertAlign w:val="baseline"/>
                <w:rtl w:val="0"/>
              </w:rPr>
              <w:t xml:space="preserve">.1</w:t>
              <w:tab/>
              <w:t xml:space="preserve">Product Specification Maintenance</w:t>
              <w:tab/>
              <w:t xml:space="preserve">17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2</w:t>
            <w:tab/>
          </w:r>
          <w:r w:rsidDel="00000000" w:rsidR="00000000" w:rsidRPr="00000000">
            <w:fldChar w:fldCharType="begin"/>
            <w:instrText xml:space="preserve"> PAGEREF _heading=h.ueyuz16e7vg2 \h </w:instrText>
            <w:fldChar w:fldCharType="separate"/>
          </w:r>
          <w:r w:rsidDel="00000000" w:rsidR="00000000" w:rsidRPr="00000000">
            <w:rPr>
              <w:b w:val="1"/>
              <w:rtl w:val="0"/>
            </w:rPr>
            <w:t xml:space="preserve">Specification Scopes</w:t>
          </w:r>
          <w:r w:rsidDel="00000000" w:rsidR="00000000" w:rsidRPr="00000000">
            <w:fldChar w:fldCharType="end"/>
          </w:r>
          <w:r w:rsidDel="00000000" w:rsidR="00000000" w:rsidRPr="00000000">
            <w:rPr>
              <w:b w:val="1"/>
              <w:rtl w:val="0"/>
            </w:rPr>
            <w:tab/>
            <w:t xml:space="preserve">19</w:t>
          </w:r>
        </w:p>
        <w:p w:rsidR="00000000" w:rsidDel="00000000" w:rsidP="00000000" w:rsidRDefault="00000000" w:rsidRPr="00000000" w14:paraId="0000005A">
          <w:pPr>
            <w:tabs>
              <w:tab w:val="left" w:leader="none" w:pos="720"/>
              <w:tab w:val="right" w:leader="none" w:pos="9752"/>
            </w:tabs>
            <w:spacing w:after="0" w:lineRule="auto"/>
            <w:ind w:left="0" w:right="500" w:firstLine="0"/>
            <w:jc w:val="left"/>
            <w:rPr>
              <w:b w:val="1"/>
            </w:rPr>
          </w:pPr>
          <w:r w:rsidDel="00000000" w:rsidR="00000000" w:rsidRPr="00000000">
            <w:rPr>
              <w:b w:val="1"/>
              <w:rtl w:val="0"/>
            </w:rPr>
            <w:t xml:space="preserve">3</w:t>
            <w:tab/>
          </w:r>
          <w:r w:rsidDel="00000000" w:rsidR="00000000" w:rsidRPr="00000000">
            <w:fldChar w:fldCharType="begin"/>
            <w:instrText xml:space="preserve"> PAGEREF _heading=h.dvhpty7rs5b8 \h </w:instrText>
            <w:fldChar w:fldCharType="separate"/>
          </w:r>
          <w:r w:rsidDel="00000000" w:rsidR="00000000" w:rsidRPr="00000000">
            <w:rPr>
              <w:b w:val="1"/>
              <w:rtl w:val="0"/>
            </w:rPr>
            <w:t xml:space="preserve">Dataset Identification</w:t>
          </w:r>
          <w:r w:rsidDel="00000000" w:rsidR="00000000" w:rsidRPr="00000000">
            <w:fldChar w:fldCharType="end"/>
          </w:r>
          <w:r w:rsidDel="00000000" w:rsidR="00000000" w:rsidRPr="00000000">
            <w:rPr>
              <w:b w:val="1"/>
              <w:rtl w:val="0"/>
            </w:rPr>
            <w:tab/>
            <w:t xml:space="preserve">20</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0" w:right="500" w:firstLine="0"/>
            <w:jc w:val="left"/>
            <w:rPr>
              <w:b w:val="1"/>
            </w:rPr>
          </w:pPr>
          <w:r w:rsidDel="00000000" w:rsidR="00000000" w:rsidRPr="00000000">
            <w:rPr>
              <w:b w:val="1"/>
              <w:rtl w:val="0"/>
            </w:rPr>
            <w:t xml:space="preserve">4</w:t>
            <w:tab/>
          </w:r>
          <w:r w:rsidDel="00000000" w:rsidR="00000000" w:rsidRPr="00000000">
            <w:fldChar w:fldCharType="begin"/>
            <w:instrText xml:space="preserve"> PAGEREF _heading=h.kkfbhodkh8kn \h </w:instrText>
            <w:fldChar w:fldCharType="separate"/>
          </w:r>
          <w:r w:rsidDel="00000000" w:rsidR="00000000" w:rsidRPr="00000000">
            <w:rPr>
              <w:b w:val="1"/>
              <w:rtl w:val="0"/>
            </w:rPr>
            <w:t xml:space="preserve">Data Content and Structure</w:t>
          </w:r>
          <w:r w:rsidDel="00000000" w:rsidR="00000000" w:rsidRPr="00000000">
            <w:fldChar w:fldCharType="end"/>
          </w:r>
          <w:r w:rsidDel="00000000" w:rsidR="00000000" w:rsidRPr="00000000">
            <w:rPr>
              <w:b w:val="1"/>
              <w:rtl w:val="0"/>
            </w:rPr>
            <w:tab/>
            <w:t xml:space="preserve">22</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i7ojhp">
            <w:r w:rsidDel="00000000" w:rsidR="00000000" w:rsidRPr="00000000">
              <w:rPr>
                <w:b w:val="1"/>
                <w:i w:val="0"/>
                <w:smallCaps w:val="0"/>
                <w:strike w:val="0"/>
                <w:color w:val="000000"/>
                <w:u w:val="none"/>
                <w:shd w:fill="auto" w:val="clear"/>
                <w:vertAlign w:val="baseline"/>
                <w:rtl w:val="0"/>
              </w:rPr>
              <w:t xml:space="preserve">4.1</w:t>
              <w:tab/>
              <w:t xml:space="preserve">Introduction</w:t>
              <w:tab/>
            </w:r>
          </w:hyperlink>
          <w:r w:rsidDel="00000000" w:rsidR="00000000" w:rsidRPr="00000000">
            <w:fldChar w:fldCharType="begin"/>
            <w:instrText xml:space="preserve"> PAGEREF _heading=h.4i7ojhp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xcytpi">
            <w:r w:rsidDel="00000000" w:rsidR="00000000" w:rsidRPr="00000000">
              <w:rPr>
                <w:b w:val="1"/>
                <w:i w:val="0"/>
                <w:smallCaps w:val="0"/>
                <w:strike w:val="0"/>
                <w:color w:val="000000"/>
                <w:u w:val="none"/>
                <w:shd w:fill="auto" w:val="clear"/>
                <w:vertAlign w:val="baseline"/>
                <w:rtl w:val="0"/>
              </w:rPr>
              <w:t xml:space="preserve">4.2</w:t>
              <w:tab/>
              <w:t xml:space="preserve">Application Schema</w:t>
              <w:tab/>
              <w:t xml:space="preserve">22</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ci93xb">
            <w:r w:rsidDel="00000000" w:rsidR="00000000" w:rsidRPr="00000000">
              <w:rPr>
                <w:b w:val="1"/>
                <w:i w:val="0"/>
                <w:smallCaps w:val="0"/>
                <w:strike w:val="0"/>
                <w:color w:val="000000"/>
                <w:u w:val="none"/>
                <w:shd w:fill="auto" w:val="clear"/>
                <w:vertAlign w:val="baseline"/>
                <w:rtl w:val="0"/>
              </w:rPr>
              <w:t xml:space="preserve">4.3</w:t>
              <w:tab/>
              <w:t xml:space="preserve">Feature </w:t>
            </w:r>
          </w:hyperlink>
          <w:r w:rsidDel="00000000" w:rsidR="00000000" w:rsidRPr="00000000">
            <w:fldChar w:fldCharType="begin"/>
            <w:instrText xml:space="preserve"> PAGEREF _heading=h.1ci93xb \h </w:instrText>
            <w:fldChar w:fldCharType="separate"/>
          </w:r>
          <w:r w:rsidDel="00000000" w:rsidR="00000000" w:rsidRPr="00000000">
            <w:rPr>
              <w:b w:val="1"/>
              <w:rtl w:val="0"/>
            </w:rPr>
            <w:t xml:space="preserve">catalogue</w:t>
          </w:r>
          <w:r w:rsidDel="00000000" w:rsidR="00000000" w:rsidRPr="00000000">
            <w:rPr>
              <w:b w:val="1"/>
              <w:i w:val="0"/>
              <w:smallCaps w:val="0"/>
              <w:strike w:val="0"/>
              <w:color w:val="000000"/>
              <w:u w:val="none"/>
              <w:shd w:fill="auto" w:val="clear"/>
              <w:vertAlign w:val="baseline"/>
              <w:rtl w:val="0"/>
            </w:rPr>
            <w:tab/>
            <w:t xml:space="preserve">2</w:t>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whwml4">
            <w:r w:rsidDel="00000000" w:rsidR="00000000" w:rsidRPr="00000000">
              <w:rPr>
                <w:b w:val="1"/>
                <w:i w:val="0"/>
                <w:smallCaps w:val="0"/>
                <w:strike w:val="0"/>
                <w:color w:val="000000"/>
                <w:u w:val="none"/>
                <w:shd w:fill="auto" w:val="clear"/>
                <w:vertAlign w:val="baseline"/>
                <w:rtl w:val="0"/>
              </w:rPr>
              <w:t xml:space="preserve">4.3.1</w:t>
              <w:tab/>
              <w:t xml:space="preserve">Introduction</w:t>
              <w:tab/>
              <w:t xml:space="preserve">22</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bn6wsx">
            <w:r w:rsidDel="00000000" w:rsidR="00000000" w:rsidRPr="00000000">
              <w:rPr>
                <w:b w:val="1"/>
                <w:i w:val="0"/>
                <w:smallCaps w:val="0"/>
                <w:strike w:val="0"/>
                <w:color w:val="000000"/>
                <w:u w:val="none"/>
                <w:shd w:fill="auto" w:val="clear"/>
                <w:vertAlign w:val="baseline"/>
                <w:rtl w:val="0"/>
              </w:rPr>
              <w:t xml:space="preserve">4.3.2</w:t>
              <w:tab/>
              <w:t xml:space="preserve">Feature Types</w:t>
              <w:tab/>
              <w:t xml:space="preserve">23</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qsh70q">
            <w:r w:rsidDel="00000000" w:rsidR="00000000" w:rsidRPr="00000000">
              <w:rPr>
                <w:b w:val="1"/>
                <w:i w:val="0"/>
                <w:smallCaps w:val="0"/>
                <w:strike w:val="0"/>
                <w:color w:val="000000"/>
                <w:u w:val="none"/>
                <w:shd w:fill="auto" w:val="clear"/>
                <w:vertAlign w:val="baseline"/>
                <w:rtl w:val="0"/>
              </w:rPr>
              <w:t xml:space="preserve">4.3.3</w:t>
              <w:tab/>
              <w:t xml:space="preserve">Feature Relationship</w:t>
              <w:tab/>
              <w:t xml:space="preserve">23</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as4poj">
            <w:r w:rsidDel="00000000" w:rsidR="00000000" w:rsidRPr="00000000">
              <w:rPr>
                <w:b w:val="1"/>
                <w:i w:val="0"/>
                <w:smallCaps w:val="0"/>
                <w:strike w:val="0"/>
                <w:color w:val="000000"/>
                <w:u w:val="none"/>
                <w:shd w:fill="auto" w:val="clear"/>
                <w:vertAlign w:val="baseline"/>
                <w:rtl w:val="0"/>
              </w:rPr>
              <w:t xml:space="preserve">4.3.4</w:t>
              <w:tab/>
              <w:t xml:space="preserve">Information Types</w:t>
              <w:tab/>
              <w:t xml:space="preserve">24</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pxezwc">
            <w:r w:rsidDel="00000000" w:rsidR="00000000" w:rsidRPr="00000000">
              <w:rPr>
                <w:b w:val="1"/>
                <w:i w:val="0"/>
                <w:smallCaps w:val="0"/>
                <w:strike w:val="0"/>
                <w:color w:val="000000"/>
                <w:u w:val="none"/>
                <w:shd w:fill="auto" w:val="clear"/>
                <w:vertAlign w:val="baseline"/>
                <w:rtl w:val="0"/>
              </w:rPr>
              <w:t xml:space="preserve">4.3.5</w:t>
              <w:tab/>
              <w:t xml:space="preserve">Attributes</w:t>
              <w:tab/>
              <w:t xml:space="preserve">24</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49x2ik5">
            <w:r w:rsidDel="00000000" w:rsidR="00000000" w:rsidRPr="00000000">
              <w:rPr>
                <w:b w:val="1"/>
                <w:i w:val="0"/>
                <w:smallCaps w:val="0"/>
                <w:strike w:val="0"/>
                <w:color w:val="000000"/>
                <w:u w:val="none"/>
                <w:shd w:fill="auto" w:val="clear"/>
                <w:vertAlign w:val="baseline"/>
                <w:rtl w:val="0"/>
              </w:rPr>
              <w:t xml:space="preserve">4.3.6</w:t>
              <w:tab/>
              <w:t xml:space="preserve">Associations</w:t>
              <w:tab/>
              <w:t xml:space="preserve">28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p2csry">
            <w:r w:rsidDel="00000000" w:rsidR="00000000" w:rsidRPr="00000000">
              <w:rPr>
                <w:b w:val="1"/>
                <w:i w:val="0"/>
                <w:smallCaps w:val="0"/>
                <w:strike w:val="0"/>
                <w:color w:val="000000"/>
                <w:u w:val="none"/>
                <w:shd w:fill="auto" w:val="clear"/>
                <w:vertAlign w:val="baseline"/>
                <w:rtl w:val="0"/>
              </w:rPr>
              <w:t xml:space="preserve">4.3.7</w:t>
              <w:tab/>
              <w:t xml:space="preserve">Multiplicity Rules</w:t>
              <w:tab/>
            </w:r>
          </w:hyperlink>
          <w:r w:rsidDel="00000000" w:rsidR="00000000" w:rsidRPr="00000000">
            <w:fldChar w:fldCharType="begin"/>
            <w:instrText xml:space="preserve"> PAGEREF _heading=h.2p2csry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47n2zr">
            <w:r w:rsidDel="00000000" w:rsidR="00000000" w:rsidRPr="00000000">
              <w:rPr>
                <w:b w:val="1"/>
                <w:i w:val="0"/>
                <w:smallCaps w:val="0"/>
                <w:strike w:val="0"/>
                <w:color w:val="000000"/>
                <w:u w:val="none"/>
                <w:shd w:fill="auto" w:val="clear"/>
                <w:vertAlign w:val="baseline"/>
                <w:rtl w:val="0"/>
              </w:rPr>
              <w:t xml:space="preserve">4.3.8</w:t>
              <w:tab/>
              <w:t xml:space="preserve">Inheritance</w:t>
              <w:tab/>
              <w:t xml:space="preserve">2</w:t>
            </w:r>
          </w:hyperlink>
          <w:r w:rsidDel="00000000" w:rsidR="00000000" w:rsidRPr="00000000">
            <w:fldChar w:fldCharType="begin"/>
            <w:instrText xml:space="preserve"> PAGEREF _heading=h.147n2zr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o7alnk">
            <w:r w:rsidDel="00000000" w:rsidR="00000000" w:rsidRPr="00000000">
              <w:rPr>
                <w:b w:val="1"/>
                <w:i w:val="0"/>
                <w:smallCaps w:val="0"/>
                <w:strike w:val="0"/>
                <w:color w:val="000000"/>
                <w:u w:val="none"/>
                <w:shd w:fill="auto" w:val="clear"/>
                <w:vertAlign w:val="baseline"/>
                <w:rtl w:val="0"/>
              </w:rPr>
              <w:t xml:space="preserve">4.3.9</w:t>
              <w:tab/>
              <w:t xml:space="preserve">Spatial Quality</w:t>
              <w:tab/>
              <w:t xml:space="preserve">30</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3ckvvd">
            <w:r w:rsidDel="00000000" w:rsidR="00000000" w:rsidRPr="00000000">
              <w:rPr>
                <w:b w:val="1"/>
                <w:i w:val="0"/>
                <w:smallCaps w:val="0"/>
                <w:strike w:val="0"/>
                <w:color w:val="000000"/>
                <w:u w:val="none"/>
                <w:shd w:fill="auto" w:val="clear"/>
                <w:vertAlign w:val="baseline"/>
                <w:rtl w:val="0"/>
              </w:rPr>
              <w:t xml:space="preserve">4.3.10</w:t>
              <w:tab/>
              <w:t xml:space="preserve">Temporal Quality</w:t>
              <w:tab/>
              <w:t xml:space="preserve">30</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ihv636">
            <w:r w:rsidDel="00000000" w:rsidR="00000000" w:rsidRPr="00000000">
              <w:rPr>
                <w:b w:val="1"/>
                <w:i w:val="0"/>
                <w:smallCaps w:val="0"/>
                <w:strike w:val="0"/>
                <w:color w:val="000000"/>
                <w:u w:val="none"/>
                <w:shd w:fill="auto" w:val="clear"/>
                <w:vertAlign w:val="baseline"/>
                <w:rtl w:val="0"/>
              </w:rPr>
              <w:t xml:space="preserve">4.4</w:t>
              <w:tab/>
              <w:t xml:space="preserve">Dataset Types</w:t>
              <w:tab/>
              <w:t xml:space="preserve">30</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2hioqz">
            <w:r w:rsidDel="00000000" w:rsidR="00000000" w:rsidRPr="00000000">
              <w:rPr>
                <w:b w:val="1"/>
                <w:i w:val="0"/>
                <w:smallCaps w:val="0"/>
                <w:strike w:val="0"/>
                <w:color w:val="000000"/>
                <w:u w:val="none"/>
                <w:shd w:fill="auto" w:val="clear"/>
                <w:vertAlign w:val="baseline"/>
                <w:rtl w:val="0"/>
              </w:rPr>
              <w:t xml:space="preserve">4.4.1</w:t>
              <w:tab/>
              <w:t xml:space="preserve">Introduction</w:t>
              <w:tab/>
              <w:t xml:space="preserve">30</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hmsyys">
            <w:r w:rsidDel="00000000" w:rsidR="00000000" w:rsidRPr="00000000">
              <w:rPr>
                <w:b w:val="1"/>
                <w:i w:val="0"/>
                <w:smallCaps w:val="0"/>
                <w:strike w:val="0"/>
                <w:color w:val="000000"/>
                <w:u w:val="none"/>
                <w:shd w:fill="auto" w:val="clear"/>
                <w:vertAlign w:val="baseline"/>
                <w:rtl w:val="0"/>
              </w:rPr>
              <w:t xml:space="preserve">4.4.2</w:t>
              <w:tab/>
              <w:t xml:space="preserve">Time</w:t>
              <w:tab/>
              <w:t xml:space="preserve">30</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1mghml">
            <w:r w:rsidDel="00000000" w:rsidR="00000000" w:rsidRPr="00000000">
              <w:rPr>
                <w:b w:val="1"/>
                <w:i w:val="0"/>
                <w:smallCaps w:val="0"/>
                <w:strike w:val="0"/>
                <w:color w:val="000000"/>
                <w:u w:val="none"/>
                <w:shd w:fill="auto" w:val="clear"/>
                <w:vertAlign w:val="baseline"/>
                <w:rtl w:val="0"/>
              </w:rPr>
              <w:t xml:space="preserve">4.4.3</w:t>
              <w:tab/>
              <w:t xml:space="preserve">Multiple datasets</w:t>
              <w:tab/>
              <w:t xml:space="preserve">31</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grqrue">
            <w:r w:rsidDel="00000000" w:rsidR="00000000" w:rsidRPr="00000000">
              <w:rPr>
                <w:b w:val="1"/>
                <w:i w:val="0"/>
                <w:smallCaps w:val="0"/>
                <w:strike w:val="0"/>
                <w:color w:val="000000"/>
                <w:u w:val="none"/>
                <w:shd w:fill="auto" w:val="clear"/>
                <w:vertAlign w:val="baseline"/>
                <w:rtl w:val="0"/>
              </w:rPr>
              <w:t xml:space="preserve">4.4.4</w:t>
              <w:tab/>
              <w:t xml:space="preserve">Units of Measurement</w:t>
              <w:tab/>
            </w:r>
          </w:hyperlink>
          <w:r w:rsidDel="00000000" w:rsidR="00000000" w:rsidRPr="00000000">
            <w:fldChar w:fldCharType="begin"/>
            <w:instrText xml:space="preserve"> PAGEREF _heading=h.2grqrue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vx1227">
            <w:r w:rsidDel="00000000" w:rsidR="00000000" w:rsidRPr="00000000">
              <w:rPr>
                <w:b w:val="1"/>
                <w:i w:val="0"/>
                <w:smallCaps w:val="0"/>
                <w:strike w:val="0"/>
                <w:color w:val="000000"/>
                <w:u w:val="none"/>
                <w:shd w:fill="auto" w:val="clear"/>
                <w:vertAlign w:val="baseline"/>
                <w:rtl w:val="0"/>
              </w:rPr>
              <w:t xml:space="preserve">4.5</w:t>
              <w:tab/>
              <w:t xml:space="preserve">Geometry</w:t>
              <w:tab/>
              <w:t xml:space="preserve">32</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3fwokq0">
            <w:r w:rsidDel="00000000" w:rsidR="00000000" w:rsidRPr="00000000">
              <w:rPr>
                <w:b w:val="1"/>
                <w:i w:val="0"/>
                <w:smallCaps w:val="0"/>
                <w:strike w:val="0"/>
                <w:color w:val="000000"/>
                <w:u w:val="none"/>
                <w:shd w:fill="auto" w:val="clear"/>
                <w:vertAlign w:val="baseline"/>
                <w:rtl w:val="0"/>
              </w:rPr>
              <w:t xml:space="preserve">4.5.1</w:t>
              <w:tab/>
              <w:t xml:space="preserve">S-100 Level 3a Geometry</w:t>
              <w:tab/>
              <w:t xml:space="preserve">32</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5</w:t>
            <w:tab/>
          </w:r>
          <w:r w:rsidDel="00000000" w:rsidR="00000000" w:rsidRPr="00000000">
            <w:fldChar w:fldCharType="begin"/>
            <w:instrText xml:space="preserve"> PAGEREF _heading=h.nkvy3k3mjxv7 \h </w:instrText>
            <w:fldChar w:fldCharType="separate"/>
          </w:r>
          <w:r w:rsidDel="00000000" w:rsidR="00000000" w:rsidRPr="00000000">
            <w:rPr>
              <w:b w:val="1"/>
              <w:rtl w:val="0"/>
            </w:rPr>
            <w:t xml:space="preserve">Coordinate Reference Systems (CRS)</w:t>
          </w:r>
          <w:r w:rsidDel="00000000" w:rsidR="00000000" w:rsidRPr="00000000">
            <w:fldChar w:fldCharType="end"/>
          </w:r>
          <w:r w:rsidDel="00000000" w:rsidR="00000000" w:rsidRPr="00000000">
            <w:rPr>
              <w:b w:val="1"/>
              <w:rtl w:val="0"/>
            </w:rPr>
            <w:tab/>
            <w:t xml:space="preserve">34</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f1mdlm">
            <w:r w:rsidDel="00000000" w:rsidR="00000000" w:rsidRPr="00000000">
              <w:rPr>
                <w:b w:val="1"/>
                <w:i w:val="0"/>
                <w:smallCaps w:val="0"/>
                <w:strike w:val="0"/>
                <w:color w:val="000000"/>
                <w:u w:val="none"/>
                <w:shd w:fill="auto" w:val="clear"/>
                <w:vertAlign w:val="baseline"/>
                <w:rtl w:val="0"/>
              </w:rPr>
              <w:t xml:space="preserve">5.1</w:t>
              <w:tab/>
              <w:t xml:space="preserve">Introduction</w:t>
              <w:tab/>
              <w:t xml:space="preserve">3</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9c6y18">
            <w:r w:rsidDel="00000000" w:rsidR="00000000" w:rsidRPr="00000000">
              <w:rPr>
                <w:b w:val="1"/>
                <w:i w:val="0"/>
                <w:smallCaps w:val="0"/>
                <w:strike w:val="0"/>
                <w:color w:val="000000"/>
                <w:u w:val="none"/>
                <w:shd w:fill="auto" w:val="clear"/>
                <w:vertAlign w:val="baseline"/>
                <w:rtl w:val="0"/>
              </w:rPr>
              <w:t xml:space="preserve">5.2</w:t>
              <w:tab/>
              <w:t xml:space="preserve">Horizontal Coordinate Reference System</w:t>
              <w:tab/>
              <w:t xml:space="preserve">3</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6r0co2">
            <w:r w:rsidDel="00000000" w:rsidR="00000000" w:rsidRPr="00000000">
              <w:rPr>
                <w:b w:val="1"/>
                <w:i w:val="0"/>
                <w:smallCaps w:val="0"/>
                <w:strike w:val="0"/>
                <w:color w:val="000000"/>
                <w:u w:val="none"/>
                <w:shd w:fill="auto" w:val="clear"/>
                <w:vertAlign w:val="baseline"/>
                <w:rtl w:val="0"/>
              </w:rPr>
              <w:t xml:space="preserve">5.3</w:t>
              <w:tab/>
              <w:t xml:space="preserve">Vertical Coordinate Reference System</w:t>
              <w:tab/>
              <w:t xml:space="preserve">3</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2lwamvv">
            <w:r w:rsidDel="00000000" w:rsidR="00000000" w:rsidRPr="00000000">
              <w:rPr>
                <w:b w:val="1"/>
                <w:i w:val="0"/>
                <w:smallCaps w:val="0"/>
                <w:strike w:val="0"/>
                <w:color w:val="000000"/>
                <w:u w:val="none"/>
                <w:shd w:fill="auto" w:val="clear"/>
                <w:vertAlign w:val="baseline"/>
                <w:rtl w:val="0"/>
              </w:rPr>
              <w:t xml:space="preserve">5.4</w:t>
              <w:tab/>
              <w:t xml:space="preserve">Temporal Reference System</w:t>
              <w:tab/>
              <w:t xml:space="preserve">3</w:t>
            </w:r>
          </w:hyperlink>
          <w:r w:rsidDel="00000000" w:rsidR="00000000" w:rsidRPr="00000000">
            <w:rPr>
              <w:b w:val="1"/>
              <w:rtl w:val="0"/>
            </w:rPr>
            <w:t xml:space="preserve">4</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11kx3o">
            <w:r w:rsidDel="00000000" w:rsidR="00000000" w:rsidRPr="00000000">
              <w:rPr>
                <w:b w:val="1"/>
                <w:rtl w:val="0"/>
              </w:rPr>
              <w:t xml:space="preserve">6</w:t>
              <w:tab/>
              <w:t xml:space="preserve">Data Quality</w:t>
              <w:tab/>
              <w:t xml:space="preserve">35</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l18frh">
            <w:r w:rsidDel="00000000" w:rsidR="00000000" w:rsidRPr="00000000">
              <w:rPr>
                <w:b w:val="1"/>
                <w:i w:val="0"/>
                <w:smallCaps w:val="0"/>
                <w:strike w:val="0"/>
                <w:color w:val="000000"/>
                <w:u w:val="none"/>
                <w:shd w:fill="auto" w:val="clear"/>
                <w:vertAlign w:val="baseline"/>
                <w:rtl w:val="0"/>
              </w:rPr>
              <w:t xml:space="preserve">6.1</w:t>
              <w:tab/>
              <w:t xml:space="preserve">Completeness</w:t>
              <w:tab/>
              <w:t xml:space="preserve">3</w:t>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06ipza">
            <w:r w:rsidDel="00000000" w:rsidR="00000000" w:rsidRPr="00000000">
              <w:rPr>
                <w:b w:val="1"/>
                <w:i w:val="0"/>
                <w:smallCaps w:val="0"/>
                <w:strike w:val="0"/>
                <w:color w:val="000000"/>
                <w:u w:val="none"/>
                <w:shd w:fill="auto" w:val="clear"/>
                <w:vertAlign w:val="baseline"/>
                <w:rtl w:val="0"/>
              </w:rPr>
              <w:t xml:space="preserve">6.2</w:t>
              <w:tab/>
              <w:t xml:space="preserve">Logical Consistency</w:t>
              <w:tab/>
              <w:t xml:space="preserve">3</w:t>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k668n3">
            <w:r w:rsidDel="00000000" w:rsidR="00000000" w:rsidRPr="00000000">
              <w:rPr>
                <w:b w:val="1"/>
                <w:i w:val="0"/>
                <w:smallCaps w:val="0"/>
                <w:strike w:val="0"/>
                <w:color w:val="000000"/>
                <w:u w:val="none"/>
                <w:shd w:fill="auto" w:val="clear"/>
                <w:vertAlign w:val="baseline"/>
                <w:rtl w:val="0"/>
              </w:rPr>
              <w:t xml:space="preserve">6.3</w:t>
              <w:tab/>
              <w:t xml:space="preserve">Positional Accuracy</w:t>
              <w:tab/>
              <w:t xml:space="preserve">3</w:t>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zbgiuw">
            <w:r w:rsidDel="00000000" w:rsidR="00000000" w:rsidRPr="00000000">
              <w:rPr>
                <w:b w:val="1"/>
                <w:i w:val="0"/>
                <w:smallCaps w:val="0"/>
                <w:strike w:val="0"/>
                <w:color w:val="000000"/>
                <w:u w:val="none"/>
                <w:shd w:fill="auto" w:val="clear"/>
                <w:vertAlign w:val="baseline"/>
                <w:rtl w:val="0"/>
              </w:rPr>
              <w:t xml:space="preserve">6.4</w:t>
              <w:tab/>
              <w:t xml:space="preserve">Temporal Accuracy</w:t>
              <w:tab/>
              <w:t xml:space="preserve">3</w:t>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egqt2p">
            <w:r w:rsidDel="00000000" w:rsidR="00000000" w:rsidRPr="00000000">
              <w:rPr>
                <w:b w:val="1"/>
                <w:i w:val="0"/>
                <w:smallCaps w:val="0"/>
                <w:strike w:val="0"/>
                <w:color w:val="000000"/>
                <w:u w:val="none"/>
                <w:shd w:fill="auto" w:val="clear"/>
                <w:vertAlign w:val="baseline"/>
                <w:rtl w:val="0"/>
              </w:rPr>
              <w:t xml:space="preserve">6.5</w:t>
              <w:tab/>
              <w:t xml:space="preserve">Thematic Accuracy</w:t>
              <w:tab/>
              <w:t xml:space="preserve">3</w:t>
            </w:r>
          </w:hyperlink>
          <w:r w:rsidDel="00000000" w:rsidR="00000000" w:rsidRPr="00000000">
            <w:rPr>
              <w:b w:val="1"/>
              <w:rtl w:val="0"/>
            </w:rPr>
            <w:t xml:space="preserve">6</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7</w:t>
            <w:tab/>
          </w:r>
          <w:r w:rsidDel="00000000" w:rsidR="00000000" w:rsidRPr="00000000">
            <w:fldChar w:fldCharType="begin"/>
            <w:instrText xml:space="preserve"> PAGEREF _heading=h.2ju6zw8fy19d \h </w:instrText>
            <w:fldChar w:fldCharType="separate"/>
          </w:r>
          <w:r w:rsidDel="00000000" w:rsidR="00000000" w:rsidRPr="00000000">
            <w:rPr>
              <w:b w:val="1"/>
              <w:rtl w:val="0"/>
            </w:rPr>
            <w:t xml:space="preserve">Data Capture and Classification</w:t>
          </w:r>
          <w:r w:rsidDel="00000000" w:rsidR="00000000" w:rsidRPr="00000000">
            <w:fldChar w:fldCharType="end"/>
          </w:r>
          <w:r w:rsidDel="00000000" w:rsidR="00000000" w:rsidRPr="00000000">
            <w:rPr>
              <w:b w:val="1"/>
              <w:rtl w:val="0"/>
            </w:rPr>
            <w:tab/>
            <w:t xml:space="preserve">36</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2dlolyb">
            <w:r w:rsidDel="00000000" w:rsidR="00000000" w:rsidRPr="00000000">
              <w:rPr>
                <w:b w:val="1"/>
                <w:i w:val="0"/>
                <w:smallCaps w:val="0"/>
                <w:strike w:val="0"/>
                <w:color w:val="000000"/>
                <w:u w:val="none"/>
                <w:shd w:fill="auto" w:val="clear"/>
                <w:vertAlign w:val="baseline"/>
                <w:rtl w:val="0"/>
              </w:rPr>
              <w:t xml:space="preserve">7.1</w:t>
              <w:tab/>
              <w:t xml:space="preserve">Data Sources</w:t>
              <w:tab/>
              <w:t xml:space="preserve">3</w:t>
            </w:r>
          </w:hyperlink>
          <w:r w:rsidDel="00000000" w:rsidR="00000000" w:rsidRPr="00000000">
            <w:rPr>
              <w:b w:val="1"/>
              <w:rtl w:val="0"/>
            </w:rPr>
            <w:t xml:space="preserve">7</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jp7oftdqefme">
            <w:r w:rsidDel="00000000" w:rsidR="00000000" w:rsidRPr="00000000">
              <w:rPr>
                <w:b w:val="1"/>
                <w:rtl w:val="0"/>
              </w:rPr>
              <w:t xml:space="preserve">7.1.1</w:t>
              <w:tab/>
              <w:t xml:space="preserve">Forecast and Analyses Data</w:t>
              <w:tab/>
              <w:t xml:space="preserve">37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sqyw64">
            <w:r w:rsidDel="00000000" w:rsidR="00000000" w:rsidRPr="00000000">
              <w:rPr>
                <w:b w:val="1"/>
                <w:i w:val="0"/>
                <w:smallCaps w:val="0"/>
                <w:strike w:val="0"/>
                <w:color w:val="000000"/>
                <w:u w:val="none"/>
                <w:shd w:fill="auto" w:val="clear"/>
                <w:vertAlign w:val="baseline"/>
                <w:rtl w:val="0"/>
              </w:rPr>
              <w:t xml:space="preserve">7.2</w:t>
              <w:tab/>
              <w:t xml:space="preserve">Production Process</w:t>
              <w:tab/>
              <w:t xml:space="preserve">3</w:t>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cqmetx">
            <w:r w:rsidDel="00000000" w:rsidR="00000000" w:rsidRPr="00000000">
              <w:rPr>
                <w:b w:val="1"/>
                <w:i w:val="0"/>
                <w:smallCaps w:val="0"/>
                <w:strike w:val="0"/>
                <w:color w:val="000000"/>
                <w:u w:val="none"/>
                <w:shd w:fill="auto" w:val="clear"/>
                <w:vertAlign w:val="baseline"/>
                <w:rtl w:val="0"/>
              </w:rPr>
              <w:t xml:space="preserve">7.2.1</w:t>
              <w:tab/>
              <w:t xml:space="preserve">Metadata</w:t>
              <w:tab/>
              <w:t xml:space="preserve">3</w:t>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rvwp1q">
            <w:r w:rsidDel="00000000" w:rsidR="00000000" w:rsidRPr="00000000">
              <w:rPr>
                <w:b w:val="1"/>
                <w:i w:val="0"/>
                <w:smallCaps w:val="0"/>
                <w:strike w:val="0"/>
                <w:color w:val="000000"/>
                <w:u w:val="none"/>
                <w:shd w:fill="auto" w:val="clear"/>
                <w:vertAlign w:val="baseline"/>
                <w:rtl w:val="0"/>
              </w:rPr>
              <w:t xml:space="preserve">7.2.2</w:t>
              <w:tab/>
              <w:t xml:space="preserve">Meteorological and Oceanographic Data</w:t>
              <w:tab/>
              <w:t xml:space="preserve">3</w:t>
            </w:r>
          </w:hyperlink>
          <w:r w:rsidDel="00000000" w:rsidR="00000000" w:rsidRPr="00000000">
            <w:rPr>
              <w:b w:val="1"/>
              <w:rtl w:val="0"/>
            </w:rPr>
            <w:t xml:space="preserve">7</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8</w:t>
            <w:tab/>
          </w:r>
          <w:r w:rsidDel="00000000" w:rsidR="00000000" w:rsidRPr="00000000">
            <w:fldChar w:fldCharType="begin"/>
            <w:instrText xml:space="preserve"> PAGEREF _heading=h.8rmqgfhdkcem \h </w:instrText>
            <w:fldChar w:fldCharType="separate"/>
          </w:r>
          <w:r w:rsidDel="00000000" w:rsidR="00000000" w:rsidRPr="00000000">
            <w:rPr>
              <w:b w:val="1"/>
              <w:rtl w:val="0"/>
            </w:rPr>
            <w:t xml:space="preserve">Maintenance</w:t>
          </w:r>
          <w:r w:rsidDel="00000000" w:rsidR="00000000" w:rsidRPr="00000000">
            <w:fldChar w:fldCharType="end"/>
          </w:r>
          <w:r w:rsidDel="00000000" w:rsidR="00000000" w:rsidRPr="00000000">
            <w:rPr>
              <w:b w:val="1"/>
              <w:rtl w:val="0"/>
            </w:rPr>
            <w:tab/>
            <w:t xml:space="preserve">38</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r0uhxc">
            <w:r w:rsidDel="00000000" w:rsidR="00000000" w:rsidRPr="00000000">
              <w:rPr>
                <w:b w:val="1"/>
                <w:i w:val="0"/>
                <w:smallCaps w:val="0"/>
                <w:strike w:val="0"/>
                <w:color w:val="000000"/>
                <w:u w:val="none"/>
                <w:shd w:fill="auto" w:val="clear"/>
                <w:vertAlign w:val="baseline"/>
                <w:rtl w:val="0"/>
              </w:rPr>
              <w:t xml:space="preserve">8.1</w:t>
              <w:tab/>
              <w:t xml:space="preserve">Maintenance and Update Frequency</w:t>
              <w:tab/>
              <w:t xml:space="preserve">3</w:t>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664s55">
            <w:r w:rsidDel="00000000" w:rsidR="00000000" w:rsidRPr="00000000">
              <w:rPr>
                <w:b w:val="1"/>
                <w:i w:val="0"/>
                <w:smallCaps w:val="0"/>
                <w:strike w:val="0"/>
                <w:color w:val="000000"/>
                <w:u w:val="none"/>
                <w:shd w:fill="auto" w:val="clear"/>
                <w:vertAlign w:val="baseline"/>
                <w:rtl w:val="0"/>
              </w:rPr>
              <w:t xml:space="preserve">8.2</w:t>
              <w:tab/>
              <w:t xml:space="preserve">Data Source</w:t>
              <w:tab/>
              <w:t xml:space="preserve">3</w:t>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sqyw64">
            <w:r w:rsidDel="00000000" w:rsidR="00000000" w:rsidRPr="00000000">
              <w:rPr>
                <w:b w:val="1"/>
                <w:i w:val="0"/>
                <w:smallCaps w:val="0"/>
                <w:strike w:val="0"/>
                <w:shd w:fill="auto" w:val="clear"/>
                <w:vertAlign w:val="baseline"/>
                <w:rtl w:val="0"/>
              </w:rPr>
              <w:t xml:space="preserve">8.3</w:t>
              <w:tab/>
              <w:t xml:space="preserve">Production Process</w:t>
              <w:tab/>
              <w:t xml:space="preserve">3</w:t>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3q5sasy">
            <w:r w:rsidDel="00000000" w:rsidR="00000000" w:rsidRPr="00000000">
              <w:rPr>
                <w:b w:val="1"/>
                <w:i w:val="0"/>
                <w:smallCaps w:val="0"/>
                <w:strike w:val="0"/>
                <w:color w:val="000000"/>
                <w:u w:val="none"/>
                <w:shd w:fill="auto" w:val="clear"/>
                <w:vertAlign w:val="baseline"/>
                <w:rtl w:val="0"/>
              </w:rPr>
              <w:t xml:space="preserve">8.4</w:t>
              <w:tab/>
              <w:t xml:space="preserve">Feature and Portrayal </w:t>
            </w:r>
          </w:hyperlink>
          <w:r w:rsidDel="00000000" w:rsidR="00000000" w:rsidRPr="00000000">
            <w:fldChar w:fldCharType="begin"/>
            <w:instrText xml:space="preserve"> PAGEREF _heading=h.3q5sasy \h </w:instrText>
            <w:fldChar w:fldCharType="separate"/>
          </w:r>
          <w:r w:rsidDel="00000000" w:rsidR="00000000" w:rsidRPr="00000000">
            <w:rPr>
              <w:b w:val="1"/>
              <w:rtl w:val="0"/>
            </w:rPr>
            <w:t xml:space="preserve">catalogue</w:t>
          </w:r>
          <w:r w:rsidDel="00000000" w:rsidR="00000000" w:rsidRPr="00000000">
            <w:rPr>
              <w:b w:val="1"/>
              <w:i w:val="0"/>
              <w:smallCaps w:val="0"/>
              <w:strike w:val="0"/>
              <w:color w:val="000000"/>
              <w:u w:val="none"/>
              <w:shd w:fill="auto" w:val="clear"/>
              <w:vertAlign w:val="baseline"/>
              <w:rtl w:val="0"/>
            </w:rPr>
            <w:t xml:space="preserve"> Management</w:t>
            <w:tab/>
            <w:t xml:space="preserve">3</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9</w:t>
            <w:tab/>
          </w:r>
          <w:r w:rsidDel="00000000" w:rsidR="00000000" w:rsidRPr="00000000">
            <w:fldChar w:fldCharType="begin"/>
            <w:instrText xml:space="preserve"> PAGEREF _heading=h.2wwljxtuencp \h </w:instrText>
            <w:fldChar w:fldCharType="separate"/>
          </w:r>
          <w:r w:rsidDel="00000000" w:rsidR="00000000" w:rsidRPr="00000000">
            <w:rPr>
              <w:b w:val="1"/>
              <w:rtl w:val="0"/>
            </w:rPr>
            <w:t xml:space="preserve">Portrayal</w:t>
          </w:r>
          <w:r w:rsidDel="00000000" w:rsidR="00000000" w:rsidRPr="00000000">
            <w:fldChar w:fldCharType="end"/>
          </w:r>
          <w:r w:rsidDel="00000000" w:rsidR="00000000" w:rsidRPr="00000000">
            <w:rPr>
              <w:b w:val="1"/>
              <w:rtl w:val="0"/>
            </w:rPr>
            <w:tab/>
            <w:t xml:space="preserve">39</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kgcv8k">
            <w:r w:rsidDel="00000000" w:rsidR="00000000" w:rsidRPr="00000000">
              <w:rPr>
                <w:b w:val="1"/>
                <w:i w:val="0"/>
                <w:smallCaps w:val="0"/>
                <w:strike w:val="0"/>
                <w:color w:val="000000"/>
                <w:u w:val="none"/>
                <w:shd w:fill="auto" w:val="clear"/>
                <w:vertAlign w:val="baseline"/>
                <w:rtl w:val="0"/>
              </w:rPr>
              <w:t xml:space="preserve">9.1</w:t>
              <w:tab/>
              <w:t xml:space="preserve">Introduction</w:t>
              <w:tab/>
              <w:t xml:space="preserve">3</w:t>
            </w:r>
          </w:hyperlink>
          <w:r w:rsidDel="00000000" w:rsidR="00000000" w:rsidRPr="00000000">
            <w:rPr>
              <w:b w:val="1"/>
              <w:rtl w:val="0"/>
            </w:rPr>
            <w:t xml:space="preserve">9</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krlnvnig65e8">
            <w:r w:rsidDel="00000000" w:rsidR="00000000" w:rsidRPr="00000000">
              <w:rPr>
                <w:b w:val="1"/>
                <w:rtl w:val="0"/>
              </w:rPr>
              <w:t xml:space="preserve">9.2</w:t>
              <w:tab/>
              <w:t xml:space="preserve">Polygon Portrayals</w:t>
              <w:tab/>
              <w:t xml:space="preserve">39</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4g0dwd">
            <w:r w:rsidDel="00000000" w:rsidR="00000000" w:rsidRPr="00000000">
              <w:rPr>
                <w:b w:val="1"/>
                <w:i w:val="0"/>
                <w:smallCaps w:val="0"/>
                <w:strike w:val="0"/>
                <w:color w:val="000000"/>
                <w:u w:val="none"/>
                <w:shd w:fill="auto" w:val="clear"/>
                <w:vertAlign w:val="baseline"/>
                <w:rtl w:val="0"/>
              </w:rPr>
              <w:t xml:space="preserve">9.</w:t>
            </w:r>
          </w:hyperlink>
          <w:hyperlink w:anchor="_heading=h.34g0dwd">
            <w:r w:rsidDel="00000000" w:rsidR="00000000" w:rsidRPr="00000000">
              <w:rPr>
                <w:b w:val="1"/>
                <w:rtl w:val="0"/>
              </w:rPr>
              <w:t xml:space="preserve">3</w:t>
            </w:r>
          </w:hyperlink>
          <w:hyperlink w:anchor="_heading=h.34g0dwd">
            <w:r w:rsidDel="00000000" w:rsidR="00000000" w:rsidRPr="00000000">
              <w:rPr>
                <w:b w:val="1"/>
                <w:i w:val="0"/>
                <w:smallCaps w:val="0"/>
                <w:strike w:val="0"/>
                <w:color w:val="000000"/>
                <w:u w:val="none"/>
                <w:shd w:fill="auto" w:val="clear"/>
                <w:vertAlign w:val="baseline"/>
                <w:rtl w:val="0"/>
              </w:rPr>
              <w:tab/>
              <w:t xml:space="preserve">Point Portrayals</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jlao46">
            <w:r w:rsidDel="00000000" w:rsidR="00000000" w:rsidRPr="00000000">
              <w:rPr>
                <w:b w:val="1"/>
                <w:i w:val="0"/>
                <w:smallCaps w:val="0"/>
                <w:strike w:val="0"/>
                <w:color w:val="000000"/>
                <w:u w:val="none"/>
                <w:shd w:fill="auto" w:val="clear"/>
                <w:vertAlign w:val="baseline"/>
                <w:rtl w:val="0"/>
              </w:rPr>
              <w:t xml:space="preserve">9.</w:t>
            </w:r>
          </w:hyperlink>
          <w:hyperlink w:anchor="_heading=h.1jlao46">
            <w:r w:rsidDel="00000000" w:rsidR="00000000" w:rsidRPr="00000000">
              <w:rPr>
                <w:b w:val="1"/>
                <w:rtl w:val="0"/>
              </w:rPr>
              <w:t xml:space="preserve">4</w:t>
            </w:r>
          </w:hyperlink>
          <w:hyperlink w:anchor="_heading=h.1jlao46">
            <w:r w:rsidDel="00000000" w:rsidR="00000000" w:rsidRPr="00000000">
              <w:rPr>
                <w:b w:val="1"/>
                <w:i w:val="0"/>
                <w:smallCaps w:val="0"/>
                <w:strike w:val="0"/>
                <w:color w:val="000000"/>
                <w:u w:val="none"/>
                <w:shd w:fill="auto" w:val="clear"/>
                <w:vertAlign w:val="baseline"/>
                <w:rtl w:val="0"/>
              </w:rPr>
              <w:tab/>
              <w:t xml:space="preserve">Curved Portrayals</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3ky6rz">
            <w:r w:rsidDel="00000000" w:rsidR="00000000" w:rsidRPr="00000000">
              <w:rPr>
                <w:b w:val="1"/>
                <w:i w:val="0"/>
                <w:smallCaps w:val="0"/>
                <w:strike w:val="0"/>
                <w:color w:val="000000"/>
                <w:u w:val="none"/>
                <w:shd w:fill="auto" w:val="clear"/>
                <w:vertAlign w:val="baseline"/>
                <w:rtl w:val="0"/>
              </w:rPr>
              <w:t xml:space="preserve">9.</w:t>
            </w:r>
          </w:hyperlink>
          <w:hyperlink w:anchor="_heading=h.43ky6rz">
            <w:r w:rsidDel="00000000" w:rsidR="00000000" w:rsidRPr="00000000">
              <w:rPr>
                <w:b w:val="1"/>
                <w:rtl w:val="0"/>
              </w:rPr>
              <w:t xml:space="preserve">5</w:t>
            </w:r>
          </w:hyperlink>
          <w:hyperlink w:anchor="_heading=h.43ky6rz">
            <w:r w:rsidDel="00000000" w:rsidR="00000000" w:rsidRPr="00000000">
              <w:rPr>
                <w:b w:val="1"/>
                <w:i w:val="0"/>
                <w:smallCaps w:val="0"/>
                <w:strike w:val="0"/>
                <w:color w:val="000000"/>
                <w:u w:val="none"/>
                <w:shd w:fill="auto" w:val="clear"/>
                <w:vertAlign w:val="baseline"/>
                <w:rtl w:val="0"/>
              </w:rPr>
              <w:tab/>
              <w:t xml:space="preserve">Surface Portrayals</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iq8gzs">
            <w:r w:rsidDel="00000000" w:rsidR="00000000" w:rsidRPr="00000000">
              <w:rPr>
                <w:b w:val="1"/>
                <w:i w:val="0"/>
                <w:smallCaps w:val="0"/>
                <w:strike w:val="0"/>
                <w:color w:val="000000"/>
                <w:u w:val="none"/>
                <w:shd w:fill="auto" w:val="clear"/>
                <w:vertAlign w:val="baseline"/>
                <w:rtl w:val="0"/>
              </w:rPr>
              <w:t xml:space="preserve">9.</w:t>
            </w:r>
          </w:hyperlink>
          <w:hyperlink w:anchor="_heading=h.2iq8gzs">
            <w:r w:rsidDel="00000000" w:rsidR="00000000" w:rsidRPr="00000000">
              <w:rPr>
                <w:b w:val="1"/>
                <w:rtl w:val="0"/>
              </w:rPr>
              <w:t xml:space="preserve">6</w:t>
            </w:r>
          </w:hyperlink>
          <w:hyperlink w:anchor="_heading=h.2iq8gzs">
            <w:r w:rsidDel="00000000" w:rsidR="00000000" w:rsidRPr="00000000">
              <w:rPr>
                <w:b w:val="1"/>
                <w:i w:val="0"/>
                <w:smallCaps w:val="0"/>
                <w:strike w:val="0"/>
                <w:color w:val="000000"/>
                <w:u w:val="none"/>
                <w:shd w:fill="auto" w:val="clear"/>
                <w:vertAlign w:val="baseline"/>
                <w:rtl w:val="0"/>
              </w:rPr>
              <w:tab/>
              <w:t xml:space="preserve">Symbol Size</w:t>
              <w:tab/>
            </w:r>
          </w:hyperlink>
          <w:r w:rsidDel="00000000" w:rsidR="00000000" w:rsidRPr="00000000">
            <w:rPr>
              <w:b w:val="1"/>
              <w:rtl w:val="0"/>
            </w:rPr>
            <w:t xml:space="preserve">40</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xvir7l">
            <w:r w:rsidDel="00000000" w:rsidR="00000000" w:rsidRPr="00000000">
              <w:rPr>
                <w:b w:val="1"/>
                <w:i w:val="0"/>
                <w:smallCaps w:val="0"/>
                <w:strike w:val="0"/>
                <w:color w:val="000000"/>
                <w:u w:val="none"/>
                <w:shd w:fill="auto" w:val="clear"/>
                <w:vertAlign w:val="baseline"/>
                <w:rtl w:val="0"/>
              </w:rPr>
              <w:t xml:space="preserve">9.</w:t>
            </w:r>
          </w:hyperlink>
          <w:hyperlink w:anchor="_heading=h.xvir7l">
            <w:r w:rsidDel="00000000" w:rsidR="00000000" w:rsidRPr="00000000">
              <w:rPr>
                <w:b w:val="1"/>
                <w:rtl w:val="0"/>
              </w:rPr>
              <w:t xml:space="preserve">7</w:t>
            </w:r>
          </w:hyperlink>
          <w:hyperlink w:anchor="_heading=h.xvir7l">
            <w:r w:rsidDel="00000000" w:rsidR="00000000" w:rsidRPr="00000000">
              <w:rPr>
                <w:b w:val="1"/>
                <w:i w:val="0"/>
                <w:smallCaps w:val="0"/>
                <w:strike w:val="0"/>
                <w:color w:val="000000"/>
                <w:u w:val="none"/>
                <w:shd w:fill="auto" w:val="clear"/>
                <w:vertAlign w:val="baseline"/>
                <w:rtl w:val="0"/>
              </w:rPr>
              <w:tab/>
              <w:t xml:space="preserve">Temporal Rules</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hv69ve">
            <w:r w:rsidDel="00000000" w:rsidR="00000000" w:rsidRPr="00000000">
              <w:rPr>
                <w:b w:val="1"/>
                <w:i w:val="0"/>
                <w:smallCaps w:val="0"/>
                <w:strike w:val="0"/>
                <w:color w:val="000000"/>
                <w:u w:val="none"/>
                <w:shd w:fill="auto" w:val="clear"/>
                <w:vertAlign w:val="baseline"/>
                <w:rtl w:val="0"/>
              </w:rPr>
              <w:t xml:space="preserve">9.</w:t>
            </w:r>
          </w:hyperlink>
          <w:hyperlink w:anchor="_heading=h.3hv69ve">
            <w:r w:rsidDel="00000000" w:rsidR="00000000" w:rsidRPr="00000000">
              <w:rPr>
                <w:b w:val="1"/>
                <w:rtl w:val="0"/>
              </w:rPr>
              <w:t xml:space="preserve">8</w:t>
            </w:r>
          </w:hyperlink>
          <w:hyperlink w:anchor="_heading=h.3hv69ve">
            <w:r w:rsidDel="00000000" w:rsidR="00000000" w:rsidRPr="00000000">
              <w:rPr>
                <w:b w:val="1"/>
                <w:i w:val="0"/>
                <w:smallCaps w:val="0"/>
                <w:strike w:val="0"/>
                <w:color w:val="000000"/>
                <w:u w:val="none"/>
                <w:shd w:fill="auto" w:val="clear"/>
                <w:vertAlign w:val="baseline"/>
                <w:rtl w:val="0"/>
              </w:rPr>
              <w:tab/>
              <w:t xml:space="preserve">Transparency Rules</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x0gk37">
            <w:r w:rsidDel="00000000" w:rsidR="00000000" w:rsidRPr="00000000">
              <w:rPr>
                <w:b w:val="1"/>
                <w:i w:val="0"/>
                <w:smallCaps w:val="0"/>
                <w:strike w:val="0"/>
                <w:color w:val="000000"/>
                <w:u w:val="none"/>
                <w:shd w:fill="auto" w:val="clear"/>
                <w:vertAlign w:val="baseline"/>
                <w:rtl w:val="0"/>
              </w:rPr>
              <w:t xml:space="preserve">9.</w:t>
            </w:r>
          </w:hyperlink>
          <w:hyperlink w:anchor="_heading=h.1x0gk37">
            <w:r w:rsidDel="00000000" w:rsidR="00000000" w:rsidRPr="00000000">
              <w:rPr>
                <w:b w:val="1"/>
                <w:rtl w:val="0"/>
              </w:rPr>
              <w:t xml:space="preserve">9</w:t>
            </w:r>
          </w:hyperlink>
          <w:hyperlink w:anchor="_heading=h.1x0gk37">
            <w:r w:rsidDel="00000000" w:rsidR="00000000" w:rsidRPr="00000000">
              <w:rPr>
                <w:b w:val="1"/>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b w:val="1"/>
              <w:rtl w:val="0"/>
            </w:rPr>
            <w:t xml:space="preserve">Interoperability</w:t>
          </w:r>
          <w:r w:rsidDel="00000000" w:rsidR="00000000" w:rsidRPr="00000000">
            <w:rPr>
              <w:b w:val="1"/>
              <w:i w:val="0"/>
              <w:smallCaps w:val="0"/>
              <w:strike w:val="0"/>
              <w:color w:val="000000"/>
              <w:u w:val="none"/>
              <w:shd w:fill="auto" w:val="clear"/>
              <w:vertAlign w:val="baseline"/>
              <w:rtl w:val="0"/>
            </w:rPr>
            <w:tab/>
            <w:t xml:space="preserve">3</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h042r0">
            <w:r w:rsidDel="00000000" w:rsidR="00000000" w:rsidRPr="00000000">
              <w:rPr>
                <w:b w:val="1"/>
                <w:i w:val="0"/>
                <w:smallCaps w:val="0"/>
                <w:strike w:val="0"/>
                <w:color w:val="000000"/>
                <w:u w:val="none"/>
                <w:shd w:fill="auto" w:val="clear"/>
                <w:vertAlign w:val="baseline"/>
                <w:rtl w:val="0"/>
              </w:rPr>
              <w:t xml:space="preserve">9.</w:t>
            </w:r>
          </w:hyperlink>
          <w:hyperlink w:anchor="_heading=h.4h042r0">
            <w:r w:rsidDel="00000000" w:rsidR="00000000" w:rsidRPr="00000000">
              <w:rPr>
                <w:b w:val="1"/>
                <w:rtl w:val="0"/>
              </w:rPr>
              <w:t xml:space="preserve">10</w:t>
            </w:r>
          </w:hyperlink>
          <w:hyperlink w:anchor="_heading=h.4h042r0">
            <w:r w:rsidDel="00000000" w:rsidR="00000000" w:rsidRPr="00000000">
              <w:rPr>
                <w:b w:val="1"/>
                <w:i w:val="0"/>
                <w:smallCaps w:val="0"/>
                <w:strike w:val="0"/>
                <w:color w:val="000000"/>
                <w:u w:val="none"/>
                <w:shd w:fill="auto" w:val="clear"/>
                <w:vertAlign w:val="baseline"/>
                <w:rtl w:val="0"/>
              </w:rPr>
              <w:tab/>
              <w:t xml:space="preserve">Interoperability</w:t>
              <w:tab/>
              <w:t xml:space="preserve">3</w:t>
            </w:r>
          </w:hyperlink>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2w5ecyt">
            <w:r w:rsidDel="00000000" w:rsidR="00000000" w:rsidRPr="00000000">
              <w:rPr>
                <w:b w:val="1"/>
                <w:i w:val="0"/>
                <w:smallCaps w:val="0"/>
                <w:strike w:val="0"/>
                <w:color w:val="000000"/>
                <w:u w:val="none"/>
                <w:shd w:fill="auto" w:val="clear"/>
                <w:vertAlign w:val="baseline"/>
                <w:rtl w:val="0"/>
              </w:rPr>
              <w:t xml:space="preserve">9.1</w:t>
            </w:r>
          </w:hyperlink>
          <w:hyperlink w:anchor="_heading=h.2w5ecyt">
            <w:r w:rsidDel="00000000" w:rsidR="00000000" w:rsidRPr="00000000">
              <w:rPr>
                <w:b w:val="1"/>
                <w:rtl w:val="0"/>
              </w:rPr>
              <w:t xml:space="preserve">1</w:t>
            </w:r>
          </w:hyperlink>
          <w:hyperlink w:anchor="_heading=h.2w5ecyt">
            <w:r w:rsidDel="00000000" w:rsidR="00000000" w:rsidRPr="00000000">
              <w:rPr>
                <w:b w:val="1"/>
                <w:i w:val="0"/>
                <w:smallCaps w:val="0"/>
                <w:strike w:val="0"/>
                <w:color w:val="000000"/>
                <w:u w:val="none"/>
                <w:shd w:fill="auto" w:val="clear"/>
                <w:vertAlign w:val="baseline"/>
                <w:rtl w:val="0"/>
              </w:rPr>
              <w:tab/>
              <w:t xml:space="preserve">Portrayal </w:t>
            </w:r>
          </w:hyperlink>
          <w:r w:rsidDel="00000000" w:rsidR="00000000" w:rsidRPr="00000000">
            <w:fldChar w:fldCharType="begin"/>
            <w:instrText xml:space="preserve"> PAGEREF _heading=h.2w5ecyt \h </w:instrText>
            <w:fldChar w:fldCharType="separate"/>
          </w:r>
          <w:r w:rsidDel="00000000" w:rsidR="00000000" w:rsidRPr="00000000">
            <w:rPr>
              <w:b w:val="1"/>
              <w:rtl w:val="0"/>
            </w:rPr>
            <w:t xml:space="preserve">catalogue</w:t>
          </w:r>
          <w:r w:rsidDel="00000000" w:rsidR="00000000" w:rsidRPr="00000000">
            <w:rPr>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b w:val="1"/>
              <w:rtl w:val="0"/>
            </w:rPr>
            <w:t xml:space="preserve">39</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tyvy7pdaalcf">
            <w:r w:rsidDel="00000000" w:rsidR="00000000" w:rsidRPr="00000000">
              <w:rPr>
                <w:b w:val="1"/>
                <w:rtl w:val="0"/>
              </w:rPr>
              <w:t xml:space="preserve">9.11.1</w:t>
              <w:tab/>
              <w:t xml:space="preserve">Lua vs XSLT Portrayal</w:t>
              <w:tab/>
              <w:t xml:space="preserve">40</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10</w:t>
            <w:tab/>
          </w:r>
          <w:r w:rsidDel="00000000" w:rsidR="00000000" w:rsidRPr="00000000">
            <w:fldChar w:fldCharType="begin"/>
            <w:instrText xml:space="preserve"> PAGEREF _heading=h.s1hts9md5pph \h </w:instrText>
            <w:fldChar w:fldCharType="separate"/>
          </w:r>
          <w:r w:rsidDel="00000000" w:rsidR="00000000" w:rsidRPr="00000000">
            <w:rPr>
              <w:b w:val="1"/>
              <w:rtl w:val="0"/>
            </w:rPr>
            <w:t xml:space="preserve">Data Product Format (Encoding)</w:t>
          </w:r>
          <w:r w:rsidDel="00000000" w:rsidR="00000000" w:rsidRPr="00000000">
            <w:fldChar w:fldCharType="end"/>
          </w:r>
          <w:r w:rsidDel="00000000" w:rsidR="00000000" w:rsidRPr="00000000">
            <w:rPr>
              <w:b w:val="1"/>
              <w:rtl w:val="0"/>
            </w:rPr>
            <w:tab/>
            <w:t xml:space="preserve">41</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vac5uf">
            <w:r w:rsidDel="00000000" w:rsidR="00000000" w:rsidRPr="00000000">
              <w:rPr>
                <w:b w:val="1"/>
                <w:i w:val="0"/>
                <w:smallCaps w:val="0"/>
                <w:strike w:val="0"/>
                <w:color w:val="000000"/>
                <w:u w:val="none"/>
                <w:shd w:fill="auto" w:val="clear"/>
                <w:vertAlign w:val="baseline"/>
                <w:rtl w:val="0"/>
              </w:rPr>
              <w:t xml:space="preserve">10.1</w:t>
              <w:tab/>
              <w:t xml:space="preserve">Introduction</w:t>
              <w:tab/>
            </w:r>
          </w:hyperlink>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afmg28">
            <w:r w:rsidDel="00000000" w:rsidR="00000000" w:rsidRPr="00000000">
              <w:rPr>
                <w:b w:val="1"/>
                <w:i w:val="0"/>
                <w:smallCaps w:val="0"/>
                <w:strike w:val="0"/>
                <w:color w:val="000000"/>
                <w:u w:val="none"/>
                <w:shd w:fill="auto" w:val="clear"/>
                <w:vertAlign w:val="baseline"/>
                <w:rtl w:val="0"/>
              </w:rPr>
              <w:t xml:space="preserve">10.2</w:t>
              <w:tab/>
              <w:t xml:space="preserve">Encoding of Latitude and Longitude </w:t>
              <w:tab/>
            </w:r>
          </w:hyperlink>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pkwqa1">
            <w:r w:rsidDel="00000000" w:rsidR="00000000" w:rsidRPr="00000000">
              <w:rPr>
                <w:b w:val="1"/>
                <w:i w:val="0"/>
                <w:smallCaps w:val="0"/>
                <w:strike w:val="0"/>
                <w:color w:val="000000"/>
                <w:u w:val="none"/>
                <w:shd w:fill="auto" w:val="clear"/>
                <w:vertAlign w:val="baseline"/>
                <w:rtl w:val="0"/>
              </w:rPr>
              <w:t xml:space="preserve">10.2.1</w:t>
              <w:tab/>
              <w:t xml:space="preserve">GML Latitude and Longitude</w:t>
              <w:tab/>
            </w:r>
          </w:hyperlink>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opuj5n">
            <w:r w:rsidDel="00000000" w:rsidR="00000000" w:rsidRPr="00000000">
              <w:rPr>
                <w:b w:val="1"/>
                <w:i w:val="0"/>
                <w:smallCaps w:val="0"/>
                <w:strike w:val="0"/>
                <w:color w:val="000000"/>
                <w:u w:val="none"/>
                <w:shd w:fill="auto" w:val="clear"/>
                <w:vertAlign w:val="baseline"/>
                <w:rtl w:val="0"/>
              </w:rPr>
              <w:t xml:space="preserve">10.3</w:t>
              <w:tab/>
              <w:t xml:space="preserve">Text Attribute Values</w:t>
              <w:tab/>
            </w:r>
          </w:hyperlink>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8pi1tg">
            <w:r w:rsidDel="00000000" w:rsidR="00000000" w:rsidRPr="00000000">
              <w:rPr>
                <w:b w:val="1"/>
                <w:i w:val="0"/>
                <w:smallCaps w:val="0"/>
                <w:strike w:val="0"/>
                <w:color w:val="000000"/>
                <w:u w:val="none"/>
                <w:shd w:fill="auto" w:val="clear"/>
                <w:vertAlign w:val="baseline"/>
                <w:rtl w:val="0"/>
              </w:rPr>
              <w:t xml:space="preserve">10.4</w:t>
              <w:tab/>
              <w:t xml:space="preserve">Temporal Attribute Encoding</w:t>
              <w:tab/>
            </w:r>
          </w:hyperlink>
          <w:r w:rsidDel="00000000" w:rsidR="00000000" w:rsidRPr="00000000">
            <w:rPr>
              <w:b w:val="1"/>
              <w:rtl w:val="0"/>
            </w:rPr>
            <w:t xml:space="preserve">41</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nusc19">
            <w:r w:rsidDel="00000000" w:rsidR="00000000" w:rsidRPr="00000000">
              <w:rPr>
                <w:b w:val="1"/>
                <w:i w:val="0"/>
                <w:smallCaps w:val="0"/>
                <w:strike w:val="0"/>
                <w:color w:val="000000"/>
                <w:u w:val="none"/>
                <w:shd w:fill="auto" w:val="clear"/>
                <w:vertAlign w:val="baseline"/>
                <w:rtl w:val="0"/>
              </w:rPr>
              <w:t xml:space="preserve">10.5</w:t>
              <w:tab/>
              <w:t xml:space="preserve">Mandatory Attribute Values</w:t>
              <w:tab/>
            </w:r>
          </w:hyperlink>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302m92">
            <w:r w:rsidDel="00000000" w:rsidR="00000000" w:rsidRPr="00000000">
              <w:rPr>
                <w:b w:val="1"/>
                <w:i w:val="0"/>
                <w:smallCaps w:val="0"/>
                <w:strike w:val="0"/>
                <w:color w:val="000000"/>
                <w:u w:val="none"/>
                <w:shd w:fill="auto" w:val="clear"/>
                <w:vertAlign w:val="baseline"/>
                <w:rtl w:val="0"/>
              </w:rPr>
              <w:t xml:space="preserve">10.6</w:t>
              <w:tab/>
              <w:t xml:space="preserve">Missing or Unknown Attribute Values</w:t>
              <w:tab/>
            </w:r>
          </w:hyperlink>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mzq4wv">
            <w:r w:rsidDel="00000000" w:rsidR="00000000" w:rsidRPr="00000000">
              <w:rPr>
                <w:b w:val="1"/>
                <w:i w:val="0"/>
                <w:smallCaps w:val="0"/>
                <w:strike w:val="0"/>
                <w:color w:val="000000"/>
                <w:u w:val="none"/>
                <w:shd w:fill="auto" w:val="clear"/>
                <w:vertAlign w:val="baseline"/>
                <w:rtl w:val="0"/>
              </w:rPr>
              <w:t xml:space="preserve">10.7</w:t>
              <w:tab/>
              <w:t xml:space="preserve">Encoding Datasets </w:t>
            </w:r>
          </w:hyperlink>
          <w:r w:rsidDel="00000000" w:rsidR="00000000" w:rsidRPr="00000000">
            <w:fldChar w:fldCharType="begin"/>
            <w:instrText xml:space="preserve"> PAGEREF _heading=h.3mzq4wv \h </w:instrText>
            <w:fldChar w:fldCharType="separate"/>
          </w:r>
          <w:r w:rsidDel="00000000" w:rsidR="00000000" w:rsidRPr="00000000">
            <w:rPr>
              <w:b w:val="1"/>
              <w:rtl w:val="0"/>
            </w:rPr>
            <w:t xml:space="preserve">A</w:t>
          </w:r>
          <w:r w:rsidDel="00000000" w:rsidR="00000000" w:rsidRPr="00000000">
            <w:rPr>
              <w:b w:val="1"/>
              <w:i w:val="0"/>
              <w:smallCaps w:val="0"/>
              <w:strike w:val="0"/>
              <w:color w:val="000000"/>
              <w:u w:val="none"/>
              <w:shd w:fill="auto" w:val="clear"/>
              <w:vertAlign w:val="baseline"/>
              <w:rtl w:val="0"/>
            </w:rPr>
            <w:t xml:space="preserve">cross 180° Longitude</w:t>
            <w:tab/>
          </w:r>
          <w:r w:rsidDel="00000000" w:rsidR="00000000" w:rsidRPr="00000000">
            <w:fldChar w:fldCharType="end"/>
          </w:r>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250f4o">
            <w:r w:rsidDel="00000000" w:rsidR="00000000" w:rsidRPr="00000000">
              <w:rPr>
                <w:b w:val="1"/>
                <w:i w:val="0"/>
                <w:smallCaps w:val="0"/>
                <w:strike w:val="0"/>
                <w:color w:val="000000"/>
                <w:u w:val="none"/>
                <w:shd w:fill="auto" w:val="clear"/>
                <w:vertAlign w:val="baseline"/>
                <w:rtl w:val="0"/>
              </w:rPr>
              <w:t xml:space="preserve">10.8</w:t>
              <w:tab/>
              <w:t xml:space="preserve">Structure of Dataset files</w:t>
              <w:tab/>
            </w:r>
          </w:hyperlink>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haapch">
            <w:r w:rsidDel="00000000" w:rsidR="00000000" w:rsidRPr="00000000">
              <w:rPr>
                <w:b w:val="1"/>
                <w:i w:val="0"/>
                <w:smallCaps w:val="0"/>
                <w:strike w:val="0"/>
                <w:color w:val="000000"/>
                <w:u w:val="none"/>
                <w:shd w:fill="auto" w:val="clear"/>
                <w:vertAlign w:val="baseline"/>
                <w:rtl w:val="0"/>
              </w:rPr>
              <w:t xml:space="preserve">10.9</w:t>
              <w:tab/>
              <w:t xml:space="preserve">Object Identifiers</w:t>
              <w:tab/>
            </w:r>
          </w:hyperlink>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19y80a">
            <w:r w:rsidDel="00000000" w:rsidR="00000000" w:rsidRPr="00000000">
              <w:rPr>
                <w:b w:val="1"/>
                <w:i w:val="0"/>
                <w:smallCaps w:val="0"/>
                <w:strike w:val="0"/>
                <w:color w:val="000000"/>
                <w:u w:val="none"/>
                <w:shd w:fill="auto" w:val="clear"/>
                <w:vertAlign w:val="baseline"/>
                <w:rtl w:val="0"/>
              </w:rPr>
              <w:t xml:space="preserve">10.10</w:t>
              <w:tab/>
              <w:t xml:space="preserve">Data Scale</w:t>
              <w:tab/>
            </w:r>
          </w:hyperlink>
          <w:r w:rsidDel="00000000" w:rsidR="00000000" w:rsidRPr="00000000">
            <w:rPr>
              <w:b w:val="1"/>
              <w:rtl w:val="0"/>
            </w:rPr>
            <w:t xml:space="preserve">42</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gf8i83">
            <w:r w:rsidDel="00000000" w:rsidR="00000000" w:rsidRPr="00000000">
              <w:rPr>
                <w:b w:val="1"/>
                <w:i w:val="0"/>
                <w:smallCaps w:val="0"/>
                <w:strike w:val="0"/>
                <w:color w:val="000000"/>
                <w:u w:val="none"/>
                <w:shd w:fill="auto" w:val="clear"/>
                <w:vertAlign w:val="baseline"/>
                <w:rtl w:val="0"/>
              </w:rPr>
              <w:t xml:space="preserve">10.11</w:t>
              <w:tab/>
              <w:t xml:space="preserve">Message Filtering along Routes</w:t>
              <w:tab/>
            </w:r>
          </w:hyperlink>
          <w:r w:rsidDel="00000000" w:rsidR="00000000" w:rsidRPr="00000000">
            <w:rPr>
              <w:b w:val="1"/>
              <w:rtl w:val="0"/>
            </w:rPr>
            <w:t xml:space="preserve">42</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r w:rsidDel="00000000" w:rsidR="00000000" w:rsidRPr="00000000">
            <w:rPr>
              <w:b w:val="1"/>
              <w:rtl w:val="0"/>
            </w:rPr>
            <w:t xml:space="preserve">11</w:t>
            <w:tab/>
          </w:r>
          <w:r w:rsidDel="00000000" w:rsidR="00000000" w:rsidRPr="00000000">
            <w:fldChar w:fldCharType="begin"/>
            <w:instrText xml:space="preserve"> PAGEREF _heading=h.1x67xz7a7uq \h </w:instrText>
            <w:fldChar w:fldCharType="separate"/>
          </w:r>
          <w:r w:rsidDel="00000000" w:rsidR="00000000" w:rsidRPr="00000000">
            <w:rPr>
              <w:b w:val="1"/>
              <w:rtl w:val="0"/>
            </w:rPr>
            <w:t xml:space="preserve">Data Product Delivery</w:t>
          </w:r>
          <w:r w:rsidDel="00000000" w:rsidR="00000000" w:rsidRPr="00000000">
            <w:fldChar w:fldCharType="end"/>
          </w:r>
          <w:r w:rsidDel="00000000" w:rsidR="00000000" w:rsidRPr="00000000">
            <w:rPr>
              <w:b w:val="1"/>
              <w:rtl w:val="0"/>
            </w:rPr>
            <w:tab/>
            <w:t xml:space="preserve">43</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fk6b3p">
            <w:r w:rsidDel="00000000" w:rsidR="00000000" w:rsidRPr="00000000">
              <w:rPr>
                <w:b w:val="1"/>
                <w:i w:val="0"/>
                <w:smallCaps w:val="0"/>
                <w:strike w:val="0"/>
                <w:color w:val="000000"/>
                <w:u w:val="none"/>
                <w:shd w:fill="auto" w:val="clear"/>
                <w:vertAlign w:val="baseline"/>
                <w:rtl w:val="0"/>
              </w:rPr>
              <w:t xml:space="preserve">11.1</w:t>
              <w:tab/>
              <w:t xml:space="preserve">Introduction</w:t>
              <w:tab/>
            </w:r>
          </w:hyperlink>
          <w:r w:rsidDel="00000000" w:rsidR="00000000" w:rsidRPr="00000000">
            <w:rPr>
              <w:b w:val="1"/>
              <w:rtl w:val="0"/>
            </w:rPr>
            <w:t xml:space="preserve">43</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upglbi">
            <w:r w:rsidDel="00000000" w:rsidR="00000000" w:rsidRPr="00000000">
              <w:rPr>
                <w:b w:val="1"/>
                <w:i w:val="0"/>
                <w:smallCaps w:val="0"/>
                <w:strike w:val="0"/>
                <w:color w:val="000000"/>
                <w:u w:val="none"/>
                <w:shd w:fill="auto" w:val="clear"/>
                <w:vertAlign w:val="baseline"/>
                <w:rtl w:val="0"/>
              </w:rPr>
              <w:t xml:space="preserve">11.2</w:t>
              <w:tab/>
              <w:t xml:space="preserve">Exchange Set</w:t>
              <w:tab/>
            </w:r>
          </w:hyperlink>
          <w:r w:rsidDel="00000000" w:rsidR="00000000" w:rsidRPr="00000000">
            <w:rPr>
              <w:b w:val="1"/>
              <w:rtl w:val="0"/>
            </w:rPr>
            <w:t xml:space="preserve">43</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ep43zb">
            <w:r w:rsidDel="00000000" w:rsidR="00000000" w:rsidRPr="00000000">
              <w:rPr>
                <w:b w:val="1"/>
                <w:i w:val="0"/>
                <w:smallCaps w:val="0"/>
                <w:strike w:val="0"/>
                <w:color w:val="000000"/>
                <w:u w:val="none"/>
                <w:shd w:fill="auto" w:val="clear"/>
                <w:vertAlign w:val="baseline"/>
                <w:rtl w:val="0"/>
              </w:rPr>
              <w:t xml:space="preserve">11.2.1</w:t>
              <w:tab/>
              <w:t xml:space="preserve">Exchange Set Naming</w:t>
              <w:tab/>
            </w:r>
          </w:hyperlink>
          <w:r w:rsidDel="00000000" w:rsidR="00000000" w:rsidRPr="00000000">
            <w:rPr>
              <w:b w:val="1"/>
              <w:rtl w:val="0"/>
            </w:rPr>
            <w:t xml:space="preserve">43</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tuee74">
            <w:r w:rsidDel="00000000" w:rsidR="00000000" w:rsidRPr="00000000">
              <w:rPr>
                <w:b w:val="1"/>
                <w:i w:val="0"/>
                <w:smallCaps w:val="0"/>
                <w:strike w:val="0"/>
                <w:color w:val="000000"/>
                <w:u w:val="none"/>
                <w:shd w:fill="auto" w:val="clear"/>
                <w:vertAlign w:val="baseline"/>
                <w:rtl w:val="0"/>
              </w:rPr>
              <w:t xml:space="preserve">11.3</w:t>
              <w:tab/>
              <w:t xml:space="preserve">Exchange </w:t>
            </w:r>
          </w:hyperlink>
          <w:r w:rsidDel="00000000" w:rsidR="00000000" w:rsidRPr="00000000">
            <w:fldChar w:fldCharType="begin"/>
            <w:instrText xml:space="preserve"> PAGEREF _heading=h.1tuee74 \h </w:instrText>
            <w:fldChar w:fldCharType="separate"/>
          </w:r>
          <w:r w:rsidDel="00000000" w:rsidR="00000000" w:rsidRPr="00000000">
            <w:rPr>
              <w:b w:val="1"/>
              <w:rtl w:val="0"/>
            </w:rPr>
            <w:t xml:space="preserve">catalogue</w:t>
          </w:r>
          <w:r w:rsidDel="00000000" w:rsidR="00000000" w:rsidRPr="00000000">
            <w:rPr>
              <w:b w:val="1"/>
              <w:i w:val="0"/>
              <w:smallCaps w:val="0"/>
              <w:strike w:val="0"/>
              <w:color w:val="000000"/>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du1wux">
            <w:r w:rsidDel="00000000" w:rsidR="00000000" w:rsidRPr="00000000">
              <w:rPr>
                <w:b w:val="1"/>
                <w:i w:val="0"/>
                <w:smallCaps w:val="0"/>
                <w:strike w:val="0"/>
                <w:color w:val="000000"/>
                <w:u w:val="none"/>
                <w:shd w:fill="auto" w:val="clear"/>
                <w:vertAlign w:val="baseline"/>
                <w:rtl w:val="0"/>
              </w:rPr>
              <w:t xml:space="preserve">11.4</w:t>
              <w:tab/>
              <w:t xml:space="preserve">Mandatory Elements</w:t>
              <w:tab/>
              <w:t xml:space="preserve">44</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szc72q">
            <w:r w:rsidDel="00000000" w:rsidR="00000000" w:rsidRPr="00000000">
              <w:rPr>
                <w:b w:val="1"/>
                <w:i w:val="0"/>
                <w:smallCaps w:val="0"/>
                <w:strike w:val="0"/>
                <w:color w:val="000000"/>
                <w:u w:val="none"/>
                <w:shd w:fill="auto" w:val="clear"/>
                <w:vertAlign w:val="baseline"/>
                <w:rtl w:val="0"/>
              </w:rPr>
              <w:t xml:space="preserve">11.5</w:t>
              <w:tab/>
              <w:t xml:space="preserve">Optional Elements</w:t>
              <w:tab/>
              <w:t xml:space="preserve">44</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84mhaj">
            <w:r w:rsidDel="00000000" w:rsidR="00000000" w:rsidRPr="00000000">
              <w:rPr>
                <w:b w:val="1"/>
                <w:i w:val="0"/>
                <w:smallCaps w:val="0"/>
                <w:strike w:val="0"/>
                <w:color w:val="000000"/>
                <w:u w:val="none"/>
                <w:shd w:fill="auto" w:val="clear"/>
                <w:vertAlign w:val="baseline"/>
                <w:rtl w:val="0"/>
              </w:rPr>
              <w:t xml:space="preserve">11.6</w:t>
              <w:tab/>
              <w:t xml:space="preserve">Dataset</w:t>
              <w:tab/>
              <w:t xml:space="preserve">44</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s49zyc">
            <w:r w:rsidDel="00000000" w:rsidR="00000000" w:rsidRPr="00000000">
              <w:rPr>
                <w:b w:val="1"/>
                <w:i w:val="0"/>
                <w:smallCaps w:val="0"/>
                <w:strike w:val="0"/>
                <w:color w:val="000000"/>
                <w:u w:val="none"/>
                <w:shd w:fill="auto" w:val="clear"/>
                <w:vertAlign w:val="baseline"/>
                <w:rtl w:val="0"/>
              </w:rPr>
              <w:t xml:space="preserve">11.6.1</w:t>
              <w:tab/>
              <w:t xml:space="preserve">Datasets</w:t>
              <w:tab/>
              <w:t xml:space="preserve">4</w:t>
            </w:r>
          </w:hyperlink>
          <w:r w:rsidDel="00000000" w:rsidR="00000000" w:rsidRPr="00000000">
            <w:fldChar w:fldCharType="begin"/>
            <w:instrText xml:space="preserve"> PAGEREF _heading=h.3s49zyc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279ka65">
            <w:r w:rsidDel="00000000" w:rsidR="00000000" w:rsidRPr="00000000">
              <w:rPr>
                <w:b w:val="1"/>
                <w:i w:val="0"/>
                <w:smallCaps w:val="0"/>
                <w:strike w:val="0"/>
                <w:color w:val="000000"/>
                <w:u w:val="none"/>
                <w:shd w:fill="auto" w:val="clear"/>
                <w:vertAlign w:val="baseline"/>
                <w:rtl w:val="0"/>
              </w:rPr>
              <w:t xml:space="preserve">11.6.2</w:t>
              <w:tab/>
              <w:t xml:space="preserve">Dataset </w:t>
            </w:r>
          </w:hyperlink>
          <w:r w:rsidDel="00000000" w:rsidR="00000000" w:rsidRPr="00000000">
            <w:fldChar w:fldCharType="begin"/>
            <w:instrText xml:space="preserve"> PAGEREF _heading=h.279ka65 \h </w:instrText>
            <w:fldChar w:fldCharType="separate"/>
          </w:r>
          <w:r w:rsidDel="00000000" w:rsidR="00000000" w:rsidRPr="00000000">
            <w:rPr>
              <w:b w:val="1"/>
              <w:rtl w:val="0"/>
            </w:rPr>
            <w:t xml:space="preserve">F</w:t>
          </w:r>
          <w:r w:rsidDel="00000000" w:rsidR="00000000" w:rsidRPr="00000000">
            <w:rPr>
              <w:b w:val="1"/>
              <w:i w:val="0"/>
              <w:smallCaps w:val="0"/>
              <w:strike w:val="0"/>
              <w:color w:val="000000"/>
              <w:u w:val="none"/>
              <w:shd w:fill="auto" w:val="clear"/>
              <w:vertAlign w:val="baseline"/>
              <w:rtl w:val="0"/>
            </w:rPr>
            <w:t xml:space="preserve">ile </w:t>
          </w:r>
          <w:r w:rsidDel="00000000" w:rsidR="00000000" w:rsidRPr="00000000">
            <w:rPr>
              <w:b w:val="1"/>
              <w:rtl w:val="0"/>
            </w:rPr>
            <w:t xml:space="preserve">N</w:t>
          </w:r>
          <w:r w:rsidDel="00000000" w:rsidR="00000000" w:rsidRPr="00000000">
            <w:rPr>
              <w:b w:val="1"/>
              <w:i w:val="0"/>
              <w:smallCaps w:val="0"/>
              <w:strike w:val="0"/>
              <w:color w:val="000000"/>
              <w:u w:val="none"/>
              <w:shd w:fill="auto" w:val="clear"/>
              <w:vertAlign w:val="baseline"/>
              <w:rtl w:val="0"/>
            </w:rPr>
            <w:t xml:space="preserve">aming </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meukdy">
            <w:r w:rsidDel="00000000" w:rsidR="00000000" w:rsidRPr="00000000">
              <w:rPr>
                <w:b w:val="1"/>
                <w:i w:val="0"/>
                <w:smallCaps w:val="0"/>
                <w:strike w:val="0"/>
                <w:color w:val="000000"/>
                <w:u w:val="none"/>
                <w:shd w:fill="auto" w:val="clear"/>
                <w:vertAlign w:val="baseline"/>
                <w:rtl w:val="0"/>
              </w:rPr>
              <w:t xml:space="preserve">11.6.3</w:t>
              <w:tab/>
              <w:t xml:space="preserve">New Datasets and Cancellations</w:t>
              <w:tab/>
              <w:t xml:space="preserve">45</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6ei31r">
            <w:r w:rsidDel="00000000" w:rsidR="00000000" w:rsidRPr="00000000">
              <w:rPr>
                <w:b w:val="1"/>
                <w:i w:val="0"/>
                <w:smallCaps w:val="0"/>
                <w:strike w:val="0"/>
                <w:color w:val="000000"/>
                <w:u w:val="none"/>
                <w:shd w:fill="auto" w:val="clear"/>
                <w:vertAlign w:val="baseline"/>
                <w:rtl w:val="0"/>
              </w:rPr>
              <w:t xml:space="preserve">11.7</w:t>
              <w:tab/>
              <w:t xml:space="preserve">Support Files</w:t>
              <w:tab/>
              <w:t xml:space="preserve">45</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shd w:fill="auto" w:val="clear"/>
              <w:vertAlign w:val="baseline"/>
            </w:rPr>
          </w:pPr>
          <w:hyperlink w:anchor="_heading=h.2vtn5wu0ec80">
            <w:r w:rsidDel="00000000" w:rsidR="00000000" w:rsidRPr="00000000">
              <w:rPr>
                <w:b w:val="1"/>
                <w:i w:val="0"/>
                <w:smallCaps w:val="0"/>
                <w:strike w:val="0"/>
                <w:shd w:fill="auto" w:val="clear"/>
                <w:vertAlign w:val="baseline"/>
                <w:rtl w:val="0"/>
              </w:rPr>
              <w:t xml:space="preserve">11.</w:t>
            </w:r>
          </w:hyperlink>
          <w:hyperlink w:anchor="_heading=h.2vtn5wu0ec80">
            <w:r w:rsidDel="00000000" w:rsidR="00000000" w:rsidRPr="00000000">
              <w:rPr>
                <w:b w:val="1"/>
                <w:rtl w:val="0"/>
              </w:rPr>
              <w:t xml:space="preserve">7</w:t>
            </w:r>
          </w:hyperlink>
          <w:hyperlink w:anchor="_heading=h.2vtn5wu0ec80">
            <w:r w:rsidDel="00000000" w:rsidR="00000000" w:rsidRPr="00000000">
              <w:rPr>
                <w:b w:val="1"/>
                <w:i w:val="0"/>
                <w:smallCaps w:val="0"/>
                <w:strike w:val="0"/>
                <w:shd w:fill="auto" w:val="clear"/>
                <w:vertAlign w:val="baseline"/>
                <w:rtl w:val="0"/>
              </w:rPr>
              <w:t xml:space="preserve">.1 </w:t>
              <w:tab/>
              <w:t xml:space="preserve">Support File Naming</w:t>
              <w:tab/>
              <w:t xml:space="preserve">45</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5jfvxd">
            <w:r w:rsidDel="00000000" w:rsidR="00000000" w:rsidRPr="00000000">
              <w:rPr>
                <w:b w:val="1"/>
                <w:i w:val="0"/>
                <w:smallCaps w:val="0"/>
                <w:strike w:val="0"/>
                <w:color w:val="000000"/>
                <w:u w:val="none"/>
                <w:shd w:fill="auto" w:val="clear"/>
                <w:vertAlign w:val="baseline"/>
                <w:rtl w:val="0"/>
              </w:rPr>
              <w:t xml:space="preserve">11.7.2</w:t>
              <w:tab/>
              <w:t xml:space="preserve">Support File Management</w:t>
              <w:tab/>
              <w:t xml:space="preserve">4</w:t>
            </w:r>
          </w:hyperlink>
          <w:r w:rsidDel="00000000" w:rsidR="00000000" w:rsidRPr="00000000">
            <w:fldChar w:fldCharType="begin"/>
            <w:instrText xml:space="preserve"> PAGEREF _heading=h.45jfvxd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shd w:fill="auto" w:val="clear"/>
              <w:vertAlign w:val="baseline"/>
            </w:rPr>
          </w:pPr>
          <w:hyperlink w:anchor="_heading=h.eolkdp2idq2r">
            <w:r w:rsidDel="00000000" w:rsidR="00000000" w:rsidRPr="00000000">
              <w:rPr>
                <w:b w:val="1"/>
                <w:i w:val="0"/>
                <w:smallCaps w:val="0"/>
                <w:strike w:val="0"/>
                <w:shd w:fill="auto" w:val="clear"/>
                <w:vertAlign w:val="baseline"/>
                <w:rtl w:val="0"/>
              </w:rPr>
              <w:t xml:space="preserve">11.8</w:t>
              <w:tab/>
              <w:t xml:space="preserve">Data </w:t>
            </w:r>
          </w:hyperlink>
          <w:r w:rsidDel="00000000" w:rsidR="00000000" w:rsidRPr="00000000">
            <w:fldChar w:fldCharType="begin"/>
            <w:instrText xml:space="preserve"> PAGEREF _heading=h.eolkdp2idq2r \h </w:instrText>
            <w:fldChar w:fldCharType="separate"/>
          </w:r>
          <w:r w:rsidDel="00000000" w:rsidR="00000000" w:rsidRPr="00000000">
            <w:rPr>
              <w:b w:val="1"/>
              <w:rtl w:val="0"/>
            </w:rPr>
            <w:t xml:space="preserve">I</w:t>
          </w:r>
          <w:r w:rsidDel="00000000" w:rsidR="00000000" w:rsidRPr="00000000">
            <w:rPr>
              <w:b w:val="1"/>
              <w:i w:val="0"/>
              <w:smallCaps w:val="0"/>
              <w:strike w:val="0"/>
              <w:shd w:fill="auto" w:val="clear"/>
              <w:vertAlign w:val="baseline"/>
              <w:rtl w:val="0"/>
            </w:rPr>
            <w:t xml:space="preserve">ntegrity </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shd w:fill="auto" w:val="clear"/>
              <w:vertAlign w:val="baseline"/>
            </w:rPr>
          </w:pPr>
          <w:hyperlink w:anchor="_heading=h.sitr3u2lewon">
            <w:r w:rsidDel="00000000" w:rsidR="00000000" w:rsidRPr="00000000">
              <w:rPr>
                <w:b w:val="1"/>
                <w:i w:val="0"/>
                <w:smallCaps w:val="0"/>
                <w:strike w:val="0"/>
                <w:shd w:fill="auto" w:val="clear"/>
                <w:vertAlign w:val="baseline"/>
                <w:rtl w:val="0"/>
              </w:rPr>
              <w:t xml:space="preserve">11.8.1</w:t>
              <w:tab/>
              <w:t xml:space="preserve">Weather Overlay </w:t>
            </w:r>
          </w:hyperlink>
          <w:r w:rsidDel="00000000" w:rsidR="00000000" w:rsidRPr="00000000">
            <w:fldChar w:fldCharType="begin"/>
            <w:instrText xml:space="preserve"> PAGEREF _heading=h.sitr3u2lewon \h </w:instrText>
            <w:fldChar w:fldCharType="separate"/>
          </w:r>
          <w:r w:rsidDel="00000000" w:rsidR="00000000" w:rsidRPr="00000000">
            <w:rPr>
              <w:b w:val="1"/>
              <w:rtl w:val="0"/>
            </w:rPr>
            <w:t xml:space="preserve">D</w:t>
          </w:r>
          <w:r w:rsidDel="00000000" w:rsidR="00000000" w:rsidRPr="00000000">
            <w:rPr>
              <w:b w:val="1"/>
              <w:i w:val="0"/>
              <w:smallCaps w:val="0"/>
              <w:strike w:val="0"/>
              <w:shd w:fill="auto" w:val="clear"/>
              <w:vertAlign w:val="baseline"/>
              <w:rtl w:val="0"/>
            </w:rPr>
            <w:t xml:space="preserve">ata </w:t>
          </w:r>
          <w:r w:rsidDel="00000000" w:rsidR="00000000" w:rsidRPr="00000000">
            <w:rPr>
              <w:b w:val="1"/>
              <w:rtl w:val="0"/>
            </w:rPr>
            <w:t xml:space="preserve">I</w:t>
          </w:r>
          <w:r w:rsidDel="00000000" w:rsidR="00000000" w:rsidRPr="00000000">
            <w:rPr>
              <w:b w:val="1"/>
              <w:i w:val="0"/>
              <w:smallCaps w:val="0"/>
              <w:strike w:val="0"/>
              <w:shd w:fill="auto" w:val="clear"/>
              <w:vertAlign w:val="baseline"/>
              <w:rtl w:val="0"/>
            </w:rPr>
            <w:t xml:space="preserve">ntegrity </w:t>
          </w:r>
          <w:r w:rsidDel="00000000" w:rsidR="00000000" w:rsidRPr="00000000">
            <w:rPr>
              <w:b w:val="1"/>
              <w:rtl w:val="0"/>
            </w:rPr>
            <w:t xml:space="preserve">M</w:t>
          </w:r>
          <w:r w:rsidDel="00000000" w:rsidR="00000000" w:rsidRPr="00000000">
            <w:rPr>
              <w:b w:val="1"/>
              <w:i w:val="0"/>
              <w:smallCaps w:val="0"/>
              <w:strike w:val="0"/>
              <w:shd w:fill="auto" w:val="clear"/>
              <w:vertAlign w:val="baseline"/>
              <w:rtl w:val="0"/>
            </w:rPr>
            <w:t xml:space="preserve">easures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jtnz0s">
            <w:r w:rsidDel="00000000" w:rsidR="00000000" w:rsidRPr="00000000">
              <w:rPr>
                <w:b w:val="1"/>
                <w:i w:val="0"/>
                <w:smallCaps w:val="0"/>
                <w:strike w:val="0"/>
                <w:color w:val="000000"/>
                <w:u w:val="none"/>
                <w:shd w:fill="auto" w:val="clear"/>
                <w:vertAlign w:val="baseline"/>
                <w:rtl w:val="0"/>
              </w:rPr>
              <w:t xml:space="preserve">11.8.2</w:t>
              <w:tab/>
              <w:t xml:space="preserve">Producer Identity and Authentication</w:t>
              <w:tab/>
              <w:t xml:space="preserve">46</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1yyy98l">
            <w:r w:rsidDel="00000000" w:rsidR="00000000" w:rsidRPr="00000000">
              <w:rPr>
                <w:b w:val="1"/>
                <w:i w:val="0"/>
                <w:smallCaps w:val="0"/>
                <w:strike w:val="0"/>
                <w:color w:val="000000"/>
                <w:u w:val="none"/>
                <w:shd w:fill="auto" w:val="clear"/>
                <w:vertAlign w:val="baseline"/>
                <w:rtl w:val="0"/>
              </w:rPr>
              <w:t xml:space="preserve">11.8.3</w:t>
              <w:tab/>
              <w:t xml:space="preserve">Digital Signatures and </w:t>
            </w:r>
          </w:hyperlink>
          <w:r w:rsidDel="00000000" w:rsidR="00000000" w:rsidRPr="00000000">
            <w:fldChar w:fldCharType="begin"/>
            <w:instrText xml:space="preserve"> PAGEREF _heading=h.1yyy98l \h </w:instrText>
            <w:fldChar w:fldCharType="separate"/>
          </w:r>
          <w:r w:rsidDel="00000000" w:rsidR="00000000" w:rsidRPr="00000000">
            <w:rPr>
              <w:b w:val="1"/>
              <w:rtl w:val="0"/>
            </w:rPr>
            <w:t xml:space="preserve">M</w:t>
          </w:r>
          <w:r w:rsidDel="00000000" w:rsidR="00000000" w:rsidRPr="00000000">
            <w:rPr>
              <w:b w:val="1"/>
              <w:i w:val="0"/>
              <w:smallCaps w:val="0"/>
              <w:strike w:val="0"/>
              <w:color w:val="000000"/>
              <w:u w:val="none"/>
              <w:shd w:fill="auto" w:val="clear"/>
              <w:vertAlign w:val="baseline"/>
              <w:rtl w:val="0"/>
            </w:rPr>
            <w:t xml:space="preserve">etadata</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4iylrwe">
            <w:r w:rsidDel="00000000" w:rsidR="00000000" w:rsidRPr="00000000">
              <w:rPr>
                <w:b w:val="1"/>
                <w:i w:val="0"/>
                <w:smallCaps w:val="0"/>
                <w:strike w:val="0"/>
                <w:color w:val="000000"/>
                <w:u w:val="none"/>
                <w:shd w:fill="auto" w:val="clear"/>
                <w:vertAlign w:val="baseline"/>
                <w:rtl w:val="0"/>
              </w:rPr>
              <w:t xml:space="preserve">11.8.4</w:t>
              <w:tab/>
              <w:t xml:space="preserve">Data </w:t>
            </w:r>
          </w:hyperlink>
          <w:r w:rsidDel="00000000" w:rsidR="00000000" w:rsidRPr="00000000">
            <w:fldChar w:fldCharType="begin"/>
            <w:instrText xml:space="preserve"> PAGEREF _heading=h.4iylrwe \h </w:instrText>
            <w:fldChar w:fldCharType="separate"/>
          </w:r>
          <w:r w:rsidDel="00000000" w:rsidR="00000000" w:rsidRPr="00000000">
            <w:rPr>
              <w:b w:val="1"/>
              <w:rtl w:val="0"/>
            </w:rPr>
            <w:t xml:space="preserve">E</w:t>
          </w:r>
          <w:r w:rsidDel="00000000" w:rsidR="00000000" w:rsidRPr="00000000">
            <w:rPr>
              <w:b w:val="1"/>
              <w:i w:val="0"/>
              <w:smallCaps w:val="0"/>
              <w:strike w:val="0"/>
              <w:color w:val="000000"/>
              <w:u w:val="none"/>
              <w:shd w:fill="auto" w:val="clear"/>
              <w:vertAlign w:val="baseline"/>
              <w:rtl w:val="0"/>
            </w:rPr>
            <w:t xml:space="preserve">ncryption</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shd w:fill="auto" w:val="clear"/>
              <w:vertAlign w:val="baseline"/>
            </w:rPr>
          </w:pPr>
          <w:hyperlink w:anchor="_heading=h.ao6qah6fip45">
            <w:r w:rsidDel="00000000" w:rsidR="00000000" w:rsidRPr="00000000">
              <w:rPr>
                <w:b w:val="1"/>
                <w:i w:val="0"/>
                <w:smallCaps w:val="0"/>
                <w:strike w:val="0"/>
                <w:shd w:fill="auto" w:val="clear"/>
                <w:vertAlign w:val="baseline"/>
                <w:rtl w:val="0"/>
              </w:rPr>
              <w:t xml:space="preserve">11.9</w:t>
              <w:tab/>
              <w:t xml:space="preserve">Data Loading and Unloading</w:t>
              <w:tab/>
              <w:t xml:space="preserve">47</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shd w:fill="auto" w:val="clear"/>
              <w:vertAlign w:val="baseline"/>
            </w:rPr>
          </w:pPr>
          <w:hyperlink w:anchor="_heading=h.dw9mkovs4xxy">
            <w:r w:rsidDel="00000000" w:rsidR="00000000" w:rsidRPr="00000000">
              <w:rPr>
                <w:b w:val="1"/>
                <w:i w:val="0"/>
                <w:smallCaps w:val="0"/>
                <w:strike w:val="0"/>
                <w:shd w:fill="auto" w:val="clear"/>
                <w:vertAlign w:val="baseline"/>
                <w:rtl w:val="0"/>
              </w:rPr>
              <w:t xml:space="preserve">11.9.1</w:t>
              <w:tab/>
              <w:t xml:space="preserve">S-412 </w:t>
            </w:r>
          </w:hyperlink>
          <w:r w:rsidDel="00000000" w:rsidR="00000000" w:rsidRPr="00000000">
            <w:fldChar w:fldCharType="begin"/>
            <w:instrText xml:space="preserve"> PAGEREF _heading=h.dw9mkovs4xxy \h </w:instrText>
            <w:fldChar w:fldCharType="separate"/>
          </w:r>
          <w:r w:rsidDel="00000000" w:rsidR="00000000" w:rsidRPr="00000000">
            <w:rPr>
              <w:b w:val="1"/>
              <w:rtl w:val="0"/>
            </w:rPr>
            <w:t xml:space="preserve">D</w:t>
          </w:r>
          <w:r w:rsidDel="00000000" w:rsidR="00000000" w:rsidRPr="00000000">
            <w:rPr>
              <w:b w:val="1"/>
              <w:i w:val="0"/>
              <w:smallCaps w:val="0"/>
              <w:strike w:val="0"/>
              <w:shd w:fill="auto" w:val="clear"/>
              <w:vertAlign w:val="baseline"/>
              <w:rtl w:val="0"/>
            </w:rPr>
            <w:t xml:space="preserve">ata </w:t>
          </w:r>
          <w:r w:rsidDel="00000000" w:rsidR="00000000" w:rsidRPr="00000000">
            <w:rPr>
              <w:b w:val="1"/>
              <w:rtl w:val="0"/>
            </w:rPr>
            <w:t xml:space="preserve">W</w:t>
          </w:r>
          <w:r w:rsidDel="00000000" w:rsidR="00000000" w:rsidRPr="00000000">
            <w:rPr>
              <w:b w:val="1"/>
              <w:i w:val="0"/>
              <w:smallCaps w:val="0"/>
              <w:strike w:val="0"/>
              <w:shd w:fill="auto" w:val="clear"/>
              <w:vertAlign w:val="baseline"/>
              <w:rtl w:val="0"/>
            </w:rPr>
            <w:t xml:space="preserve">ithin ECDIS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dglof0or2zuv">
            <w:r w:rsidDel="00000000" w:rsidR="00000000" w:rsidRPr="00000000">
              <w:rPr>
                <w:b w:val="1"/>
                <w:i w:val="0"/>
                <w:smallCaps w:val="0"/>
                <w:strike w:val="0"/>
                <w:shd w:fill="auto" w:val="clear"/>
                <w:vertAlign w:val="baseline"/>
                <w:rtl w:val="0"/>
              </w:rPr>
              <w:t xml:space="preserve">11.9.2</w:t>
              <w:tab/>
              <w:t xml:space="preserve">Data </w:t>
            </w:r>
          </w:hyperlink>
          <w:r w:rsidDel="00000000" w:rsidR="00000000" w:rsidRPr="00000000">
            <w:fldChar w:fldCharType="begin"/>
            <w:instrText xml:space="preserve"> PAGEREF _heading=h.dglof0or2zuv \h </w:instrText>
            <w:fldChar w:fldCharType="separate"/>
          </w:r>
          <w:r w:rsidDel="00000000" w:rsidR="00000000" w:rsidRPr="00000000">
            <w:rPr>
              <w:b w:val="1"/>
              <w:rtl w:val="0"/>
            </w:rPr>
            <w:t xml:space="preserve">U</w:t>
          </w:r>
          <w:r w:rsidDel="00000000" w:rsidR="00000000" w:rsidRPr="00000000">
            <w:rPr>
              <w:b w:val="1"/>
              <w:i w:val="0"/>
              <w:smallCaps w:val="0"/>
              <w:strike w:val="0"/>
              <w:shd w:fill="auto" w:val="clear"/>
              <w:vertAlign w:val="baseline"/>
              <w:rtl w:val="0"/>
            </w:rPr>
            <w:t xml:space="preserve">sed in Push</w:t>
          </w:r>
          <w:r w:rsidDel="00000000" w:rsidR="00000000" w:rsidRPr="00000000">
            <w:rPr>
              <w:b w:val="1"/>
              <w:rtl w:val="0"/>
            </w:rPr>
            <w:t xml:space="preserve">-</w:t>
          </w:r>
          <w:r w:rsidDel="00000000" w:rsidR="00000000" w:rsidRPr="00000000">
            <w:rPr>
              <w:b w:val="1"/>
              <w:i w:val="0"/>
              <w:smallCaps w:val="0"/>
              <w:strike w:val="0"/>
              <w:shd w:fill="auto" w:val="clear"/>
              <w:vertAlign w:val="baseline"/>
              <w:rtl w:val="0"/>
            </w:rPr>
            <w:t xml:space="preserve">Type Broadcast Systems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2ce457m">
            <w:r w:rsidDel="00000000" w:rsidR="00000000" w:rsidRPr="00000000">
              <w:rPr>
                <w:b w:val="1"/>
                <w:rtl w:val="0"/>
              </w:rPr>
              <w:t xml:space="preserve">12</w:t>
              <w:tab/>
              <w:t xml:space="preserve">Metadata</w:t>
              <w:tab/>
              <w:t xml:space="preserve">48</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rjefff">
            <w:r w:rsidDel="00000000" w:rsidR="00000000" w:rsidRPr="00000000">
              <w:rPr>
                <w:b w:val="1"/>
                <w:i w:val="0"/>
                <w:smallCaps w:val="0"/>
                <w:strike w:val="0"/>
                <w:color w:val="000000"/>
                <w:u w:val="none"/>
                <w:shd w:fill="auto" w:val="clear"/>
                <w:vertAlign w:val="baseline"/>
                <w:rtl w:val="0"/>
              </w:rPr>
              <w:t xml:space="preserve">12.1</w:t>
              <w:tab/>
              <w:t xml:space="preserve">Introduction</w:t>
              <w:tab/>
              <w:t xml:space="preserve">48</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i w:val="0"/>
              <w:smallCaps w:val="0"/>
              <w:strike w:val="0"/>
              <w:color w:val="000000"/>
              <w:u w:val="none"/>
              <w:shd w:fill="auto" w:val="clear"/>
              <w:vertAlign w:val="baseline"/>
            </w:rPr>
          </w:pPr>
          <w:hyperlink w:anchor="_heading=h.3bj1y38">
            <w:r w:rsidDel="00000000" w:rsidR="00000000" w:rsidRPr="00000000">
              <w:rPr>
                <w:b w:val="1"/>
                <w:i w:val="0"/>
                <w:smallCaps w:val="0"/>
                <w:strike w:val="0"/>
                <w:color w:val="000000"/>
                <w:u w:val="none"/>
                <w:shd w:fill="auto" w:val="clear"/>
                <w:vertAlign w:val="baseline"/>
                <w:rtl w:val="0"/>
              </w:rPr>
              <w:t xml:space="preserve">12.</w:t>
            </w:r>
          </w:hyperlink>
          <w:hyperlink w:anchor="_heading=h.3bj1y38">
            <w:r w:rsidDel="00000000" w:rsidR="00000000" w:rsidRPr="00000000">
              <w:rPr>
                <w:b w:val="1"/>
                <w:rtl w:val="0"/>
              </w:rPr>
              <w:t xml:space="preserve">2</w:t>
            </w:r>
          </w:hyperlink>
          <w:hyperlink w:anchor="_heading=h.3bj1y38">
            <w:r w:rsidDel="00000000" w:rsidR="00000000" w:rsidRPr="00000000">
              <w:rPr>
                <w:b w:val="1"/>
                <w:i w:val="0"/>
                <w:smallCaps w:val="0"/>
                <w:strike w:val="0"/>
                <w:color w:val="000000"/>
                <w:u w:val="none"/>
                <w:shd w:fill="auto" w:val="clear"/>
                <w:vertAlign w:val="baseline"/>
                <w:rtl w:val="0"/>
              </w:rPr>
              <w:tab/>
              <w:t xml:space="preserve">Metadata for Datasets</w:t>
              <w:tab/>
              <w:t xml:space="preserve">51</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5ujqan6opgke">
            <w:r w:rsidDel="00000000" w:rsidR="00000000" w:rsidRPr="00000000">
              <w:rPr>
                <w:b w:val="1"/>
                <w:rtl w:val="0"/>
              </w:rPr>
              <w:t xml:space="preserve">12.2.1</w:t>
              <w:tab/>
              <w:t xml:space="preserve">S100_DatasetDiscoveryMetadata</w:t>
              <w:tab/>
              <w:t xml:space="preserve">51</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9habntww1hoo">
            <w:r w:rsidDel="00000000" w:rsidR="00000000" w:rsidRPr="00000000">
              <w:rPr>
                <w:b w:val="1"/>
                <w:rtl w:val="0"/>
              </w:rPr>
              <w:t xml:space="preserve">12.2.2</w:t>
              <w:tab/>
              <w:t xml:space="preserve">S100_DataCoverage</w:t>
              <w:tab/>
              <w:t xml:space="preserve">54</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ll4b64yybtpr">
            <w:r w:rsidDel="00000000" w:rsidR="00000000" w:rsidRPr="00000000">
              <w:rPr>
                <w:b w:val="1"/>
                <w:rtl w:val="0"/>
              </w:rPr>
              <w:t xml:space="preserve">12.2.3</w:t>
              <w:tab/>
              <w:t xml:space="preserve">S100_DataFormat</w:t>
              <w:tab/>
              <w:t xml:space="preserve">54</w:t>
            </w:r>
          </w:hyperlink>
          <w:r w:rsidDel="00000000" w:rsidR="00000000" w:rsidRPr="00000000">
            <w:rPr>
              <w:rtl w:val="0"/>
            </w:rPr>
          </w:r>
        </w:p>
        <w:p w:rsidR="00000000" w:rsidDel="00000000" w:rsidP="00000000" w:rsidRDefault="00000000" w:rsidRPr="00000000" w14:paraId="000000BC">
          <w:pPr>
            <w:tabs>
              <w:tab w:val="left" w:leader="none" w:pos="720"/>
              <w:tab w:val="right" w:leader="none" w:pos="9752"/>
            </w:tabs>
            <w:spacing w:after="0" w:lineRule="auto"/>
            <w:ind w:left="0" w:right="500" w:firstLine="0"/>
            <w:jc w:val="left"/>
            <w:rPr>
              <w:b w:val="1"/>
            </w:rPr>
          </w:pPr>
          <w:hyperlink w:anchor="_heading=h.y656wmd9oqni">
            <w:r w:rsidDel="00000000" w:rsidR="00000000" w:rsidRPr="00000000">
              <w:rPr>
                <w:b w:val="1"/>
                <w:rtl w:val="0"/>
              </w:rPr>
              <w:t xml:space="preserve">12.3</w:t>
              <w:tab/>
              <w:t xml:space="preserve">Support File Metadata</w:t>
              <w:tab/>
              <w:t xml:space="preserve">55</w:t>
            </w:r>
          </w:hyperlink>
          <w:r w:rsidDel="00000000" w:rsidR="00000000" w:rsidRPr="00000000">
            <w:rPr>
              <w:rtl w:val="0"/>
            </w:rPr>
          </w:r>
        </w:p>
        <w:p w:rsidR="00000000" w:rsidDel="00000000" w:rsidP="00000000" w:rsidRDefault="00000000" w:rsidRPr="00000000" w14:paraId="000000BD">
          <w:pPr>
            <w:tabs>
              <w:tab w:val="left" w:leader="none" w:pos="720"/>
              <w:tab w:val="right" w:leader="none" w:pos="9752"/>
            </w:tabs>
            <w:spacing w:after="0" w:lineRule="auto"/>
            <w:ind w:left="0" w:right="500" w:firstLine="0"/>
            <w:jc w:val="left"/>
            <w:rPr>
              <w:b w:val="1"/>
            </w:rPr>
          </w:pPr>
          <w:hyperlink w:anchor="_heading=h.wot9ujh4uz9h">
            <w:r w:rsidDel="00000000" w:rsidR="00000000" w:rsidRPr="00000000">
              <w:rPr>
                <w:b w:val="1"/>
                <w:rtl w:val="0"/>
              </w:rPr>
              <w:t xml:space="preserve">12.3.1</w:t>
              <w:tab/>
              <w:t xml:space="preserve">S100_SupportFileMetadata</w:t>
              <w:tab/>
              <w:t xml:space="preserve">55</w:t>
            </w:r>
          </w:hyperlink>
          <w:r w:rsidDel="00000000" w:rsidR="00000000" w:rsidRPr="00000000">
            <w:rPr>
              <w:rtl w:val="0"/>
            </w:rPr>
          </w:r>
        </w:p>
        <w:p w:rsidR="00000000" w:rsidDel="00000000" w:rsidP="00000000" w:rsidRDefault="00000000" w:rsidRPr="00000000" w14:paraId="000000BE">
          <w:pPr>
            <w:tabs>
              <w:tab w:val="left" w:leader="none" w:pos="720"/>
              <w:tab w:val="right" w:leader="none" w:pos="9752"/>
            </w:tabs>
            <w:spacing w:after="0" w:lineRule="auto"/>
            <w:ind w:left="0" w:right="500" w:firstLine="0"/>
            <w:jc w:val="left"/>
            <w:rPr>
              <w:b w:val="1"/>
            </w:rPr>
          </w:pPr>
          <w:hyperlink w:anchor="_heading=h.5gus07nxewrk">
            <w:r w:rsidDel="00000000" w:rsidR="00000000" w:rsidRPr="00000000">
              <w:rPr>
                <w:b w:val="1"/>
                <w:rtl w:val="0"/>
              </w:rPr>
              <w:t xml:space="preserve">12.3.2</w:t>
              <w:tab/>
              <w:t xml:space="preserve">S100_SupportFileFormat</w:t>
              <w:tab/>
              <w:t xml:space="preserve">56</w:t>
            </w:r>
          </w:hyperlink>
          <w:r w:rsidDel="00000000" w:rsidR="00000000" w:rsidRPr="00000000">
            <w:rPr>
              <w:rtl w:val="0"/>
            </w:rPr>
          </w:r>
        </w:p>
        <w:p w:rsidR="00000000" w:rsidDel="00000000" w:rsidP="00000000" w:rsidRDefault="00000000" w:rsidRPr="00000000" w14:paraId="000000BF">
          <w:pPr>
            <w:tabs>
              <w:tab w:val="left" w:leader="none" w:pos="720"/>
              <w:tab w:val="right" w:leader="none" w:pos="9752"/>
            </w:tabs>
            <w:spacing w:after="0" w:lineRule="auto"/>
            <w:ind w:left="0" w:right="500" w:firstLine="0"/>
            <w:jc w:val="left"/>
            <w:rPr>
              <w:b w:val="1"/>
            </w:rPr>
          </w:pPr>
          <w:hyperlink w:anchor="_heading=h.hm9ztt8ob6rn">
            <w:r w:rsidDel="00000000" w:rsidR="00000000" w:rsidRPr="00000000">
              <w:rPr>
                <w:b w:val="1"/>
                <w:rtl w:val="0"/>
              </w:rPr>
              <w:t xml:space="preserve">12.3.3</w:t>
              <w:tab/>
              <w:t xml:space="preserve">S100_SupportFilePurpose</w:t>
              <w:tab/>
              <w:t xml:space="preserve">56</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masp6ek1wa4a">
            <w:r w:rsidDel="00000000" w:rsidR="00000000" w:rsidRPr="00000000">
              <w:rPr>
                <w:b w:val="1"/>
                <w:i w:val="0"/>
                <w:smallCaps w:val="0"/>
                <w:strike w:val="0"/>
                <w:shd w:fill="auto" w:val="clear"/>
                <w:vertAlign w:val="baseline"/>
                <w:rtl w:val="0"/>
              </w:rPr>
              <w:t xml:space="preserve">12.</w:t>
            </w:r>
          </w:hyperlink>
          <w:hyperlink w:anchor="_heading=h.masp6ek1wa4a">
            <w:r w:rsidDel="00000000" w:rsidR="00000000" w:rsidRPr="00000000">
              <w:rPr>
                <w:b w:val="1"/>
                <w:rtl w:val="0"/>
              </w:rPr>
              <w:t xml:space="preserve">4</w:t>
            </w:r>
          </w:hyperlink>
          <w:hyperlink w:anchor="_heading=h.masp6ek1wa4a">
            <w:r w:rsidDel="00000000" w:rsidR="00000000" w:rsidRPr="00000000">
              <w:rPr>
                <w:b w:val="1"/>
                <w:i w:val="0"/>
                <w:smallCaps w:val="0"/>
                <w:strike w:val="0"/>
                <w:shd w:fill="auto" w:val="clear"/>
                <w:vertAlign w:val="baseline"/>
                <w:rtl w:val="0"/>
              </w:rPr>
              <w:tab/>
              <w:t xml:space="preserve">Exchange </w:t>
            </w:r>
          </w:hyperlink>
          <w:r w:rsidDel="00000000" w:rsidR="00000000" w:rsidRPr="00000000">
            <w:fldChar w:fldCharType="begin"/>
            <w:instrText xml:space="preserve"> PAGEREF _heading=h.masp6ek1wa4a \h </w:instrText>
            <w:fldChar w:fldCharType="separate"/>
          </w:r>
          <w:r w:rsidDel="00000000" w:rsidR="00000000" w:rsidRPr="00000000">
            <w:rPr>
              <w:b w:val="1"/>
              <w:rtl w:val="0"/>
            </w:rPr>
            <w:t xml:space="preserve">catalogue</w:t>
          </w:r>
          <w:r w:rsidDel="00000000" w:rsidR="00000000" w:rsidRPr="00000000">
            <w:rPr>
              <w:b w:val="1"/>
              <w:i w:val="0"/>
              <w:smallCaps w:val="0"/>
              <w:strike w:val="0"/>
              <w:shd w:fill="auto" w:val="clear"/>
              <w:vertAlign w:val="baseline"/>
              <w:rtl w:val="0"/>
            </w:rPr>
            <w:t xml:space="preserve"> File Metadata</w:t>
            <w:tab/>
          </w:r>
          <w:r w:rsidDel="00000000" w:rsidR="00000000" w:rsidRPr="00000000">
            <w:rPr>
              <w:b w:val="1"/>
              <w:rtl w:val="0"/>
            </w:rPr>
            <w:t xml:space="preserve">5</w:t>
          </w:r>
          <w:r w:rsidDel="00000000" w:rsidR="00000000" w:rsidRPr="00000000">
            <w:rPr>
              <w:b w:val="1"/>
              <w:i w:val="0"/>
              <w:smallCaps w:val="0"/>
              <w:strike w:val="0"/>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a72eqef684vm">
            <w:r w:rsidDel="00000000" w:rsidR="00000000" w:rsidRPr="00000000">
              <w:rPr>
                <w:b w:val="1"/>
                <w:rtl w:val="0"/>
              </w:rPr>
              <w:t xml:space="preserve">12.4.1</w:t>
              <w:tab/>
              <w:t xml:space="preserve">S100_Exchangecatalogue</w:t>
              <w:tab/>
              <w:t xml:space="preserve">56</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jlng7ofb768q">
            <w:r w:rsidDel="00000000" w:rsidR="00000000" w:rsidRPr="00000000">
              <w:rPr>
                <w:b w:val="1"/>
                <w:rtl w:val="0"/>
              </w:rPr>
              <w:t xml:space="preserve">12.4.2</w:t>
              <w:tab/>
              <w:t xml:space="preserve">S100_catalogueIdentifier</w:t>
              <w:tab/>
              <w:t xml:space="preserve">57</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e4j3upymcbpa">
            <w:r w:rsidDel="00000000" w:rsidR="00000000" w:rsidRPr="00000000">
              <w:rPr>
                <w:b w:val="1"/>
                <w:rtl w:val="0"/>
              </w:rPr>
              <w:t xml:space="preserve">12.4.3</w:t>
              <w:tab/>
              <w:t xml:space="preserve">S100_cataloguePointOfContact</w:t>
              <w:tab/>
              <w:t xml:space="preserve">58</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14ykbeg">
            <w:r w:rsidDel="00000000" w:rsidR="00000000" w:rsidRPr="00000000">
              <w:rPr>
                <w:b w:val="1"/>
                <w:rtl w:val="0"/>
              </w:rPr>
              <w:t xml:space="preserve">12.5</w:t>
              <w:tab/>
              <w:t xml:space="preserve">Language</w:t>
              <w:tab/>
              <w:t xml:space="preserve">58</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nvlllpsks8kv">
            <w:r w:rsidDel="00000000" w:rsidR="00000000" w:rsidRPr="00000000">
              <w:rPr>
                <w:b w:val="1"/>
                <w:rtl w:val="0"/>
              </w:rPr>
              <w:t xml:space="preserve">Annex A – Data Classification and Encoding Guide – Feature and Information Types</w:t>
              <w:tab/>
              <w:t xml:space="preserve">59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akgo9eqjvwo">
            <w:r w:rsidDel="00000000" w:rsidR="00000000" w:rsidRPr="00000000">
              <w:rPr>
                <w:b w:val="1"/>
                <w:rtl w:val="0"/>
              </w:rPr>
              <w:t xml:space="preserve">Annex B – Data Classification and Encoding Guide – Attributes</w:t>
              <w:tab/>
              <w:t xml:space="preserve">70</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s9oof1gknvmn">
            <w:r w:rsidDel="00000000" w:rsidR="00000000" w:rsidRPr="00000000">
              <w:rPr>
                <w:b w:val="1"/>
                <w:rtl w:val="0"/>
              </w:rPr>
              <w:t xml:space="preserve">Annex C – Associations</w:t>
              <w:tab/>
              <w:t xml:space="preserve">121</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k8oxok2vl0tr">
            <w:r w:rsidDel="00000000" w:rsidR="00000000" w:rsidRPr="00000000">
              <w:rPr>
                <w:b w:val="1"/>
                <w:rtl w:val="0"/>
              </w:rPr>
              <w:t xml:space="preserve">Annex D – Feature catalogue</w:t>
              <w:tab/>
              <w:t xml:space="preserve">125</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f064n68ovbm">
            <w:r w:rsidDel="00000000" w:rsidR="00000000" w:rsidRPr="00000000">
              <w:rPr>
                <w:b w:val="1"/>
                <w:rtl w:val="0"/>
              </w:rPr>
              <w:t xml:space="preserve">Annex E – GML Data Product Encoding Format and Schema</w:t>
              <w:tab/>
              <w:t xml:space="preserve">171</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eaffk6frvoyx">
            <w:r w:rsidDel="00000000" w:rsidR="00000000" w:rsidRPr="00000000">
              <w:rPr>
                <w:b w:val="1"/>
                <w:rtl w:val="0"/>
              </w:rPr>
              <w:t xml:space="preserve">Annex F – Validation Checks</w:t>
              <w:tab/>
              <w:t xml:space="preserve">178</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tzibtaytxpl6">
            <w:r w:rsidDel="00000000" w:rsidR="00000000" w:rsidRPr="00000000">
              <w:rPr>
                <w:b w:val="1"/>
                <w:rtl w:val="0"/>
              </w:rPr>
              <w:t xml:space="preserve">Annex G – Portrayal catalogue</w:t>
              <w:tab/>
              <w:t xml:space="preserve">180</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dm9wzxmag4eu">
            <w:r w:rsidDel="00000000" w:rsidR="00000000" w:rsidRPr="00000000">
              <w:rPr>
                <w:b w:val="1"/>
                <w:rtl w:val="0"/>
              </w:rPr>
              <w:t xml:space="preserve">Annex H – Normative Implementation Guidance</w:t>
              <w:tab/>
              <w:t xml:space="preserve">181</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752"/>
            </w:tabs>
            <w:spacing w:after="0" w:before="0" w:line="276" w:lineRule="auto"/>
            <w:ind w:left="720" w:right="500" w:hanging="720"/>
            <w:jc w:val="left"/>
            <w:rPr>
              <w:b w:val="1"/>
            </w:rPr>
          </w:pPr>
          <w:hyperlink w:anchor="_heading=h.r50h8xog6a8">
            <w:r w:rsidDel="00000000" w:rsidR="00000000" w:rsidRPr="00000000">
              <w:rPr>
                <w:b w:val="1"/>
                <w:rtl w:val="0"/>
              </w:rPr>
              <w:t xml:space="preserve">Annex I — References</w:t>
              <w:tab/>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spacing w:after="0" w:line="240" w:lineRule="auto"/>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40" w:top="1440" w:left="1400" w:right="1400" w:header="709" w:footer="283"/>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1t3h5sf" w:id="7"/>
      <w:bookmarkEnd w:id="7"/>
      <w:r w:rsidDel="00000000" w:rsidR="00000000" w:rsidRPr="00000000">
        <w:rPr>
          <w:rtl w:val="0"/>
        </w:rPr>
        <w:t xml:space="preserve">Overview</w:t>
      </w:r>
    </w:p>
    <w:p w:rsidR="00000000" w:rsidDel="00000000" w:rsidP="00000000" w:rsidRDefault="00000000" w:rsidRPr="00000000" w14:paraId="000000D1">
      <w:pPr>
        <w:rPr>
          <w:color w:val="000000"/>
        </w:rPr>
      </w:pPr>
      <w:r w:rsidDel="00000000" w:rsidR="00000000" w:rsidRPr="00000000">
        <w:rPr>
          <w:color w:val="000000"/>
          <w:rtl w:val="0"/>
        </w:rPr>
        <w:t xml:space="preserve">This document has been produced </w:t>
      </w:r>
      <w:r w:rsidDel="00000000" w:rsidR="00000000" w:rsidRPr="00000000">
        <w:rPr>
          <w:rtl w:val="0"/>
        </w:rPr>
        <w:t xml:space="preserve">by the National Oceanic and Atmospheric Administration (NOAA) National Weather Service (NWS) Ocean Prediction Center (OPC) on behalf of the Joint World Meteorological Organization – Intergovernmental Oceanographic Commission (WMO-IOC) Technical Commission for Oceanography and Marine Meteorology (JCOMM), now WMO Commission for Weather, Climate, Hydrological, Marine, and Related Environmental Services and Applications (SERCOM), and the Worldwide Met-Ocean Information and Warning Service (WWMIWS) </w:t>
      </w:r>
      <w:r w:rsidDel="00000000" w:rsidR="00000000" w:rsidRPr="00000000">
        <w:rPr>
          <w:color w:val="000000"/>
          <w:rtl w:val="0"/>
        </w:rPr>
        <w:t xml:space="preserve">to define a data product that can be used as a Nautical Publication Information Overlay (NPIO) within electronic charting systems (ECS), including Electronic Chart Display and Information Systems (ECDIS). It has been developed within the framework specification defined by the International Hydrographic Organization (IHO) S-100 Universal Hydrographic Data Model and the International Standards Organization (ISO) 19100 series of standards. This product specification, S-412, is primarily intended for encoding maritime weather and wave warnings. These warnings include </w:t>
      </w:r>
      <w:r w:rsidDel="00000000" w:rsidR="00000000" w:rsidRPr="00000000">
        <w:rPr>
          <w:rtl w:val="0"/>
        </w:rPr>
        <w:t xml:space="preserve">polygon portrayals of different hazardous weather conditions forecasted during the warning period</w:t>
      </w:r>
      <w:r w:rsidDel="00000000" w:rsidR="00000000" w:rsidRPr="00000000">
        <w:rPr>
          <w:color w:val="000000"/>
          <w:rtl w:val="0"/>
        </w:rPr>
        <w:t xml:space="preserve"> to enhance situational awareness, route planning, and route monitoring. </w:t>
      </w:r>
    </w:p>
    <w:p w:rsidR="00000000" w:rsidDel="00000000" w:rsidP="00000000" w:rsidRDefault="00000000" w:rsidRPr="00000000" w14:paraId="000000D2">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d34og8" w:id="8"/>
      <w:bookmarkEnd w:id="8"/>
      <w:r w:rsidDel="00000000" w:rsidR="00000000" w:rsidRPr="00000000">
        <w:rPr>
          <w:rtl w:val="0"/>
        </w:rPr>
        <w:t xml:space="preserve">Information</w:t>
      </w:r>
    </w:p>
    <w:p w:rsidR="00000000" w:rsidDel="00000000" w:rsidP="00000000" w:rsidRDefault="00000000" w:rsidRPr="00000000" w14:paraId="000000D3">
      <w:pPr>
        <w:rPr/>
      </w:pPr>
      <w:r w:rsidDel="00000000" w:rsidR="00000000" w:rsidRPr="00000000">
        <w:rPr>
          <w:rtl w:val="0"/>
        </w:rPr>
        <w:t xml:space="preserve">This product specification, S-412, is a vector graphic product specification that is primarily intended for encoding information on meteorological and oceanographic warnings that are used by mariners for route-planning, hazard avoidance, and risk mitigation. S-412 defines meteorological and oceanographic features, attributes, and relationships, as well as their mapping to a dataset.</w:t>
      </w:r>
    </w:p>
    <w:p w:rsidR="00000000" w:rsidDel="00000000" w:rsidP="00000000" w:rsidRDefault="00000000" w:rsidRPr="00000000" w14:paraId="000000D4">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5cgybrhseghq" w:id="9"/>
      <w:bookmarkEnd w:id="9"/>
      <w:r w:rsidDel="00000000" w:rsidR="00000000" w:rsidRPr="00000000">
        <w:rPr>
          <w:rtl w:val="0"/>
        </w:rPr>
        <w:t xml:space="preserve">Scope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document is maintained by the World Meteorological Organization (WMO) and describes an IHO S-100 compliant product specification for meteorological and oceanographic datasets, which will primarily act as an overlay for S-101 Electronic Navigational Charts on an S-100 based ECS, including ECDIS, in order to provide the maritime community with greater situational awareness. It specifies the content, structure, and metadata needed for creating a fully compliant Marine Weather Warnings dataset that will be compatible with an S-100 capable electronic navigation system. This product specification includes the content model, encoding guides, feature </w:t>
      </w:r>
      <w:r w:rsidDel="00000000" w:rsidR="00000000" w:rsidRPr="00000000">
        <w:rPr>
          <w:rtl w:val="0"/>
        </w:rPr>
        <w:t xml:space="preserve">catalogue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portrayal </w:t>
      </w:r>
      <w:r w:rsidDel="00000000" w:rsidR="00000000" w:rsidRPr="00000000">
        <w:rPr>
          <w:rtl w:val="0"/>
        </w:rPr>
        <w:t xml:space="preserve">catalogue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metadata, and example datasets.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addition to acting as an overlay for S-101 Electronic Navigation Charts, this product specification outlines the capacity to interoperate with other S-100 compliant product specifications in accordance with the IHO S-98 Interoperability Specification.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b w:val="0"/>
          <w:i w:val="1"/>
          <w:smallCaps w:val="0"/>
          <w:strike w:val="0"/>
          <w:color w:val="ff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product specification does not include recommended changes to or requirements for services by National Meteorological Services.</w:t>
      </w:r>
      <w:r w:rsidDel="00000000" w:rsidR="00000000" w:rsidRPr="00000000">
        <w:rPr>
          <w:rtl w:val="0"/>
        </w:rPr>
      </w:r>
    </w:p>
    <w:p w:rsidR="00000000" w:rsidDel="00000000" w:rsidP="00000000" w:rsidRDefault="00000000" w:rsidRPr="00000000" w14:paraId="000000D8">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7dp8vu" w:id="10"/>
      <w:bookmarkEnd w:id="10"/>
      <w:r w:rsidDel="00000000" w:rsidR="00000000" w:rsidRPr="00000000">
        <w:rPr>
          <w:rtl w:val="0"/>
        </w:rPr>
        <w:t xml:space="preserve">References</w:t>
      </w:r>
    </w:p>
    <w:p w:rsidR="00000000" w:rsidDel="00000000" w:rsidP="00000000" w:rsidRDefault="00000000" w:rsidRPr="00000000" w14:paraId="000000D9">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540"/>
          <w:tab w:val="left" w:leader="none" w:pos="700"/>
          <w:tab w:val="left" w:leader="none" w:pos="540"/>
          <w:tab w:val="left" w:leader="none" w:pos="700"/>
        </w:tabs>
        <w:ind w:left="273.6" w:hanging="273.6"/>
        <w:rPr/>
      </w:pPr>
      <w:bookmarkStart w:colFirst="0" w:colLast="0" w:name="_heading=h.cgimgst120ac" w:id="11"/>
      <w:bookmarkEnd w:id="11"/>
      <w:r w:rsidDel="00000000" w:rsidR="00000000" w:rsidRPr="00000000">
        <w:rPr>
          <w:rtl w:val="0"/>
        </w:rPr>
        <w:t xml:space="preserve">Normative References</w:t>
      </w:r>
    </w:p>
    <w:p w:rsidR="00000000" w:rsidDel="00000000" w:rsidP="00000000" w:rsidRDefault="00000000" w:rsidRPr="00000000" w14:paraId="000000DA">
      <w:pPr>
        <w:rPr/>
      </w:pPr>
      <w:r w:rsidDel="00000000" w:rsidR="00000000" w:rsidRPr="00000000">
        <w:rPr>
          <w:rtl w:val="0"/>
        </w:rPr>
        <w:t xml:space="preserve">NOAA National Weather Service Glossary (</w:t>
      </w:r>
      <w:hyperlink r:id="rId16">
        <w:r w:rsidDel="00000000" w:rsidR="00000000" w:rsidRPr="00000000">
          <w:rPr>
            <w:rFonts w:ascii="Roboto" w:cs="Roboto" w:eastAsia="Roboto" w:hAnsi="Roboto"/>
            <w:highlight w:val="white"/>
            <w:rtl w:val="0"/>
          </w:rPr>
          <w:t xml:space="preserve">https://forecast.weather.gov/glossary.php</w:t>
        </w:r>
      </w:hyperlink>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t xml:space="preserve">National Weather Service Instruction 10-315, </w:t>
      </w:r>
      <w:r w:rsidDel="00000000" w:rsidR="00000000" w:rsidRPr="00000000">
        <w:rPr>
          <w:i w:val="1"/>
          <w:rtl w:val="0"/>
        </w:rPr>
        <w:t xml:space="preserve">Marine Weather Message</w:t>
      </w:r>
      <w:r w:rsidDel="00000000" w:rsidR="00000000" w:rsidRPr="00000000">
        <w:rPr>
          <w:rtl w:val="0"/>
        </w:rPr>
        <w:t xml:space="preserve">, 2020 Edition</w:t>
      </w:r>
    </w:p>
    <w:p w:rsidR="00000000" w:rsidDel="00000000" w:rsidP="00000000" w:rsidRDefault="00000000" w:rsidRPr="00000000" w14:paraId="000000DC">
      <w:pPr>
        <w:rPr/>
      </w:pPr>
      <w:r w:rsidDel="00000000" w:rsidR="00000000" w:rsidRPr="00000000">
        <w:rPr>
          <w:rtl w:val="0"/>
        </w:rPr>
        <w:t xml:space="preserve">National Weather Service Instruction 10-303, </w:t>
      </w:r>
      <w:r w:rsidDel="00000000" w:rsidR="00000000" w:rsidRPr="00000000">
        <w:rPr>
          <w:i w:val="1"/>
          <w:rtl w:val="0"/>
        </w:rPr>
        <w:t xml:space="preserve">Marine and Coastal Services Standards and Guidelines,</w:t>
      </w:r>
      <w:r w:rsidDel="00000000" w:rsidR="00000000" w:rsidRPr="00000000">
        <w:rPr>
          <w:rtl w:val="0"/>
        </w:rPr>
        <w:t xml:space="preserve"> 2022 Edition</w:t>
      </w:r>
    </w:p>
    <w:p w:rsidR="00000000" w:rsidDel="00000000" w:rsidP="00000000" w:rsidRDefault="00000000" w:rsidRPr="00000000" w14:paraId="000000DD">
      <w:pPr>
        <w:rPr/>
      </w:pPr>
      <w:r w:rsidDel="00000000" w:rsidR="00000000" w:rsidRPr="00000000">
        <w:rPr>
          <w:rtl w:val="0"/>
        </w:rPr>
        <w:t xml:space="preserve">National Weather Service Instruction 10-604, </w:t>
      </w:r>
      <w:r w:rsidDel="00000000" w:rsidR="00000000" w:rsidRPr="00000000">
        <w:rPr>
          <w:i w:val="1"/>
          <w:rtl w:val="0"/>
        </w:rPr>
        <w:t xml:space="preserve">Tropical Cyclone Names and Definitions</w:t>
      </w:r>
      <w:r w:rsidDel="00000000" w:rsidR="00000000" w:rsidRPr="00000000">
        <w:rPr>
          <w:rtl w:val="0"/>
        </w:rPr>
        <w:t xml:space="preserve">, 2021 Edition</w:t>
      </w:r>
    </w:p>
    <w:p w:rsidR="00000000" w:rsidDel="00000000" w:rsidP="00000000" w:rsidRDefault="00000000" w:rsidRPr="00000000" w14:paraId="000000DE">
      <w:pPr>
        <w:rPr/>
      </w:pPr>
      <w:r w:rsidDel="00000000" w:rsidR="00000000" w:rsidRPr="00000000">
        <w:rPr>
          <w:rtl w:val="0"/>
        </w:rPr>
        <w:t xml:space="preserve">National Weather Service Instruction 10-811, </w:t>
      </w:r>
      <w:r w:rsidDel="00000000" w:rsidR="00000000" w:rsidRPr="00000000">
        <w:rPr>
          <w:i w:val="1"/>
          <w:rtl w:val="0"/>
        </w:rPr>
        <w:t xml:space="preserve">Enroute Forecasts and Advisories</w:t>
      </w:r>
      <w:r w:rsidDel="00000000" w:rsidR="00000000" w:rsidRPr="00000000">
        <w:rPr>
          <w:rtl w:val="0"/>
        </w:rPr>
        <w:t xml:space="preserve">, 2022 Edition</w:t>
      </w:r>
    </w:p>
    <w:p w:rsidR="00000000" w:rsidDel="00000000" w:rsidP="00000000" w:rsidRDefault="00000000" w:rsidRPr="00000000" w14:paraId="000000DF">
      <w:pPr>
        <w:rPr/>
      </w:pPr>
      <w:r w:rsidDel="00000000" w:rsidR="00000000" w:rsidRPr="00000000">
        <w:rPr>
          <w:rtl w:val="0"/>
        </w:rPr>
        <w:t xml:space="preserve">National Weather Service Policy Directive 10-6, </w:t>
      </w:r>
      <w:r w:rsidDel="00000000" w:rsidR="00000000" w:rsidRPr="00000000">
        <w:rPr>
          <w:i w:val="1"/>
          <w:rtl w:val="0"/>
        </w:rPr>
        <w:t xml:space="preserve">Tropical Cyclone Weather Services Program</w:t>
      </w:r>
      <w:r w:rsidDel="00000000" w:rsidR="00000000" w:rsidRPr="00000000">
        <w:rPr>
          <w:rtl w:val="0"/>
        </w:rPr>
        <w:t xml:space="preserve">, 2020 Edition</w:t>
      </w:r>
    </w:p>
    <w:p w:rsidR="00000000" w:rsidDel="00000000" w:rsidP="00000000" w:rsidRDefault="00000000" w:rsidRPr="00000000" w14:paraId="000000E0">
      <w:pPr>
        <w:rPr/>
      </w:pPr>
      <w:r w:rsidDel="00000000" w:rsidR="00000000" w:rsidRPr="00000000">
        <w:rPr>
          <w:rtl w:val="0"/>
        </w:rPr>
        <w:t xml:space="preserve">S-32, IHO Hydrographic Dictionary, 2023 Edition</w:t>
      </w:r>
    </w:p>
    <w:p w:rsidR="00000000" w:rsidDel="00000000" w:rsidP="00000000" w:rsidRDefault="00000000" w:rsidRPr="00000000" w14:paraId="000000E1">
      <w:pPr>
        <w:rPr/>
      </w:pPr>
      <w:r w:rsidDel="00000000" w:rsidR="00000000" w:rsidRPr="00000000">
        <w:rPr>
          <w:rtl w:val="0"/>
        </w:rPr>
        <w:t xml:space="preserve">S-53 Joint IHO/IMO/WMO Manual on Maritime Safety Information (MSI), January 2016 Edition</w:t>
      </w:r>
    </w:p>
    <w:p w:rsidR="00000000" w:rsidDel="00000000" w:rsidP="00000000" w:rsidRDefault="00000000" w:rsidRPr="00000000" w14:paraId="000000E2">
      <w:pPr>
        <w:rPr/>
      </w:pPr>
      <w:r w:rsidDel="00000000" w:rsidR="00000000" w:rsidRPr="00000000">
        <w:rPr>
          <w:rtl w:val="0"/>
        </w:rPr>
        <w:t xml:space="preserve">S-98 Interoperability Specification, 2022 Edition</w:t>
      </w:r>
    </w:p>
    <w:p w:rsidR="00000000" w:rsidDel="00000000" w:rsidP="00000000" w:rsidRDefault="00000000" w:rsidRPr="00000000" w14:paraId="000000E3">
      <w:pPr>
        <w:rPr/>
      </w:pPr>
      <w:r w:rsidDel="00000000" w:rsidR="00000000" w:rsidRPr="00000000">
        <w:rPr>
          <w:rtl w:val="0"/>
        </w:rPr>
        <w:t xml:space="preserve">S-100 IHO Universal Hydrographic Data Model, 2024 Edition</w:t>
      </w:r>
    </w:p>
    <w:p w:rsidR="00000000" w:rsidDel="00000000" w:rsidP="00000000" w:rsidRDefault="00000000" w:rsidRPr="00000000" w14:paraId="000000E4">
      <w:pPr>
        <w:rPr/>
      </w:pPr>
      <w:r w:rsidDel="00000000" w:rsidR="00000000" w:rsidRPr="00000000">
        <w:rPr>
          <w:rtl w:val="0"/>
        </w:rPr>
        <w:t xml:space="preserve">S-101 IHO Electronic Navigation Chart Product Specification, 2024 Edition</w:t>
      </w:r>
    </w:p>
    <w:p w:rsidR="00000000" w:rsidDel="00000000" w:rsidP="00000000" w:rsidRDefault="00000000" w:rsidRPr="00000000" w14:paraId="000000E5">
      <w:pPr>
        <w:rPr/>
      </w:pPr>
      <w:r w:rsidDel="00000000" w:rsidR="00000000" w:rsidRPr="00000000">
        <w:rPr>
          <w:rtl w:val="0"/>
        </w:rPr>
        <w:t xml:space="preserve">WMO 8 Guide to Meteorological Instruments and Methods of Observation, 2023 Edition</w:t>
      </w:r>
    </w:p>
    <w:p w:rsidR="00000000" w:rsidDel="00000000" w:rsidP="00000000" w:rsidRDefault="00000000" w:rsidRPr="00000000" w14:paraId="000000E6">
      <w:pPr>
        <w:rPr/>
      </w:pPr>
      <w:r w:rsidDel="00000000" w:rsidR="00000000" w:rsidRPr="00000000">
        <w:rPr>
          <w:rtl w:val="0"/>
        </w:rPr>
        <w:t xml:space="preserve">WMO 182 International Meteorological Vocabulary, 1992 Edition</w:t>
      </w:r>
    </w:p>
    <w:p w:rsidR="00000000" w:rsidDel="00000000" w:rsidP="00000000" w:rsidRDefault="00000000" w:rsidRPr="00000000" w14:paraId="000000E7">
      <w:pPr>
        <w:rPr/>
      </w:pPr>
      <w:r w:rsidDel="00000000" w:rsidR="00000000" w:rsidRPr="00000000">
        <w:rPr>
          <w:rtl w:val="0"/>
        </w:rPr>
        <w:t xml:space="preserve">WMO 306 Manual on Codes, 2024 Edition</w:t>
      </w:r>
    </w:p>
    <w:p w:rsidR="00000000" w:rsidDel="00000000" w:rsidP="00000000" w:rsidRDefault="00000000" w:rsidRPr="00000000" w14:paraId="000000E8">
      <w:pPr>
        <w:rPr/>
      </w:pPr>
      <w:r w:rsidDel="00000000" w:rsidR="00000000" w:rsidRPr="00000000">
        <w:rPr>
          <w:rtl w:val="0"/>
        </w:rPr>
        <w:t xml:space="preserve">WMO 386 Manual on the Global Telecommunication System, 2020 Edition</w:t>
      </w:r>
    </w:p>
    <w:p w:rsidR="00000000" w:rsidDel="00000000" w:rsidP="00000000" w:rsidRDefault="00000000" w:rsidRPr="00000000" w14:paraId="000000E9">
      <w:pPr>
        <w:rPr/>
      </w:pPr>
      <w:r w:rsidDel="00000000" w:rsidR="00000000" w:rsidRPr="00000000">
        <w:rPr>
          <w:rtl w:val="0"/>
        </w:rPr>
        <w:t xml:space="preserve">WMO 471 Guide to Marine Meteorological Services, 2024 Edition</w:t>
      </w:r>
    </w:p>
    <w:p w:rsidR="00000000" w:rsidDel="00000000" w:rsidP="00000000" w:rsidRDefault="00000000" w:rsidRPr="00000000" w14:paraId="000000EA">
      <w:pPr>
        <w:rPr/>
      </w:pPr>
      <w:r w:rsidDel="00000000" w:rsidR="00000000" w:rsidRPr="00000000">
        <w:rPr>
          <w:rtl w:val="0"/>
        </w:rPr>
        <w:t xml:space="preserve">WMO 485 Manual on the Global Data-processing and Forecasting System, 2023 Edition</w:t>
      </w:r>
    </w:p>
    <w:p w:rsidR="00000000" w:rsidDel="00000000" w:rsidP="00000000" w:rsidRDefault="00000000" w:rsidRPr="00000000" w14:paraId="000000EB">
      <w:pPr>
        <w:rPr/>
      </w:pPr>
      <w:r w:rsidDel="00000000" w:rsidR="00000000" w:rsidRPr="00000000">
        <w:rPr>
          <w:rtl w:val="0"/>
        </w:rPr>
        <w:t xml:space="preserve">WMO 558 Manual on Marine Meteorological Services, 2024 Edition</w:t>
      </w:r>
    </w:p>
    <w:p w:rsidR="00000000" w:rsidDel="00000000" w:rsidP="00000000" w:rsidRDefault="00000000" w:rsidRPr="00000000" w14:paraId="000000EC">
      <w:pPr>
        <w:rPr/>
      </w:pPr>
      <w:r w:rsidDel="00000000" w:rsidR="00000000" w:rsidRPr="00000000">
        <w:rPr>
          <w:rtl w:val="0"/>
        </w:rPr>
        <w:t xml:space="preserve">WMO 702 Guide to Wave Analysis and Forecasting, 2020 Edition</w:t>
      </w:r>
    </w:p>
    <w:p w:rsidR="00000000" w:rsidDel="00000000" w:rsidP="00000000" w:rsidRDefault="00000000" w:rsidRPr="00000000" w14:paraId="000000ED">
      <w:pPr>
        <w:rPr/>
      </w:pPr>
      <w:r w:rsidDel="00000000" w:rsidR="00000000" w:rsidRPr="00000000">
        <w:rPr>
          <w:rtl w:val="0"/>
        </w:rPr>
        <w:t xml:space="preserve">WMO/TD 850, 1998 Edition</w:t>
      </w:r>
    </w:p>
    <w:p w:rsidR="00000000" w:rsidDel="00000000" w:rsidP="00000000" w:rsidRDefault="00000000" w:rsidRPr="00000000" w14:paraId="000000EE">
      <w:pPr>
        <w:rPr/>
      </w:pPr>
      <w:r w:rsidDel="00000000" w:rsidR="00000000" w:rsidRPr="00000000">
        <w:rPr>
          <w:rtl w:val="0"/>
        </w:rPr>
        <w:t xml:space="preserve">Global Maritime Distress and Safety System, </w:t>
      </w:r>
      <w:hyperlink r:id="rId17">
        <w:r w:rsidDel="00000000" w:rsidR="00000000" w:rsidRPr="00000000">
          <w:rPr>
            <w:rtl w:val="0"/>
          </w:rPr>
          <w:t xml:space="preserve">GMDSS (weather.gov)</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IHO Geospatial Information Registry</w:t>
      </w:r>
    </w:p>
    <w:p w:rsidR="00000000" w:rsidDel="00000000" w:rsidP="00000000" w:rsidRDefault="00000000" w:rsidRPr="00000000" w14:paraId="000000F0">
      <w:pPr>
        <w:rPr/>
      </w:pPr>
      <w:r w:rsidDel="00000000" w:rsidR="00000000" w:rsidRPr="00000000">
        <w:rPr>
          <w:rtl w:val="0"/>
        </w:rPr>
        <w:t xml:space="preserve">ISO 8601. 2004. </w:t>
      </w:r>
      <w:r w:rsidDel="00000000" w:rsidR="00000000" w:rsidRPr="00000000">
        <w:rPr>
          <w:i w:val="1"/>
          <w:rtl w:val="0"/>
        </w:rPr>
        <w:t xml:space="preserve">Data elements and interchange formats – Information interchange – Representation of dates and times.</w:t>
      </w:r>
      <w:r w:rsidDel="00000000" w:rsidR="00000000" w:rsidRPr="00000000">
        <w:rPr>
          <w:rtl w:val="0"/>
        </w:rPr>
        <w:t xml:space="preserve"> 2004.</w:t>
      </w:r>
    </w:p>
    <w:p w:rsidR="00000000" w:rsidDel="00000000" w:rsidP="00000000" w:rsidRDefault="00000000" w:rsidRPr="00000000" w14:paraId="000000F1">
      <w:pPr>
        <w:rPr/>
      </w:pPr>
      <w:r w:rsidDel="00000000" w:rsidR="00000000" w:rsidRPr="00000000">
        <w:rPr>
          <w:rtl w:val="0"/>
        </w:rPr>
        <w:t xml:space="preserve">ISO 3166-1. 2020. </w:t>
      </w:r>
      <w:r w:rsidDel="00000000" w:rsidR="00000000" w:rsidRPr="00000000">
        <w:rPr>
          <w:i w:val="1"/>
          <w:rtl w:val="0"/>
        </w:rPr>
        <w:t xml:space="preserve">Country Codes.</w:t>
      </w:r>
      <w:r w:rsidDel="00000000" w:rsidR="00000000" w:rsidRPr="00000000">
        <w:rPr>
          <w:rtl w:val="0"/>
        </w:rPr>
        <w:t xml:space="preserve"> 2020.</w:t>
      </w:r>
    </w:p>
    <w:p w:rsidR="00000000" w:rsidDel="00000000" w:rsidP="00000000" w:rsidRDefault="00000000" w:rsidRPr="00000000" w14:paraId="000000F2">
      <w:pPr>
        <w:rPr/>
      </w:pPr>
      <w:r w:rsidDel="00000000" w:rsidR="00000000" w:rsidRPr="00000000">
        <w:rPr>
          <w:rtl w:val="0"/>
        </w:rPr>
        <w:t xml:space="preserve">ISO 639-2/T. 1998. </w:t>
      </w:r>
      <w:r w:rsidDel="00000000" w:rsidR="00000000" w:rsidRPr="00000000">
        <w:rPr>
          <w:i w:val="1"/>
          <w:rtl w:val="0"/>
        </w:rPr>
        <w:t xml:space="preserve">Language Codes</w:t>
      </w:r>
      <w:r w:rsidDel="00000000" w:rsidR="00000000" w:rsidRPr="00000000">
        <w:rPr>
          <w:rtl w:val="0"/>
        </w:rPr>
        <w:t xml:space="preserve">. 1998.</w:t>
      </w:r>
    </w:p>
    <w:p w:rsidR="00000000" w:rsidDel="00000000" w:rsidP="00000000" w:rsidRDefault="00000000" w:rsidRPr="00000000" w14:paraId="000000F3">
      <w:pPr>
        <w:rPr/>
      </w:pPr>
      <w:r w:rsidDel="00000000" w:rsidR="00000000" w:rsidRPr="00000000">
        <w:rPr>
          <w:rtl w:val="0"/>
        </w:rPr>
        <w:t xml:space="preserve">ISO/TS 19103. 2024. </w:t>
      </w:r>
      <w:r w:rsidDel="00000000" w:rsidR="00000000" w:rsidRPr="00000000">
        <w:rPr>
          <w:i w:val="1"/>
          <w:rtl w:val="0"/>
        </w:rPr>
        <w:t xml:space="preserve">Geographic information – Conceptual schema language.</w:t>
      </w:r>
      <w:r w:rsidDel="00000000" w:rsidR="00000000" w:rsidRPr="00000000">
        <w:rPr>
          <w:rtl w:val="0"/>
        </w:rPr>
        <w:t xml:space="preserve"> 2024.</w:t>
      </w:r>
    </w:p>
    <w:p w:rsidR="00000000" w:rsidDel="00000000" w:rsidP="00000000" w:rsidRDefault="00000000" w:rsidRPr="00000000" w14:paraId="000000F4">
      <w:pPr>
        <w:rPr/>
      </w:pPr>
      <w:r w:rsidDel="00000000" w:rsidR="00000000" w:rsidRPr="00000000">
        <w:rPr>
          <w:rtl w:val="0"/>
        </w:rPr>
        <w:t xml:space="preserve">ISO 19111. 2019. </w:t>
      </w:r>
      <w:r w:rsidDel="00000000" w:rsidR="00000000" w:rsidRPr="00000000">
        <w:rPr>
          <w:i w:val="1"/>
          <w:rtl w:val="0"/>
        </w:rPr>
        <w:t xml:space="preserve">Geographic Information – Spatial referencing by coordinates</w:t>
      </w:r>
      <w:r w:rsidDel="00000000" w:rsidR="00000000" w:rsidRPr="00000000">
        <w:rPr>
          <w:rtl w:val="0"/>
        </w:rPr>
        <w:t xml:space="preserve">. 2019.</w:t>
      </w:r>
    </w:p>
    <w:p w:rsidR="00000000" w:rsidDel="00000000" w:rsidP="00000000" w:rsidRDefault="00000000" w:rsidRPr="00000000" w14:paraId="000000F5">
      <w:pPr>
        <w:rPr/>
      </w:pPr>
      <w:r w:rsidDel="00000000" w:rsidR="00000000" w:rsidRPr="00000000">
        <w:rPr>
          <w:rtl w:val="0"/>
        </w:rPr>
        <w:t xml:space="preserve">ISO 19115. 2003.</w:t>
      </w:r>
      <w:r w:rsidDel="00000000" w:rsidR="00000000" w:rsidRPr="00000000">
        <w:rPr>
          <w:b w:val="1"/>
          <w:rtl w:val="0"/>
        </w:rPr>
        <w:t xml:space="preserve"> </w:t>
      </w:r>
      <w:r w:rsidDel="00000000" w:rsidR="00000000" w:rsidRPr="00000000">
        <w:rPr>
          <w:i w:val="1"/>
          <w:rtl w:val="0"/>
        </w:rPr>
        <w:t xml:space="preserve">Geographic Information – Metadata.</w:t>
      </w:r>
      <w:r w:rsidDel="00000000" w:rsidR="00000000" w:rsidRPr="00000000">
        <w:rPr>
          <w:rtl w:val="0"/>
        </w:rPr>
        <w:t xml:space="preserve"> 2003.</w:t>
      </w:r>
    </w:p>
    <w:p w:rsidR="00000000" w:rsidDel="00000000" w:rsidP="00000000" w:rsidRDefault="00000000" w:rsidRPr="00000000" w14:paraId="000000F6">
      <w:pPr>
        <w:rPr/>
      </w:pPr>
      <w:r w:rsidDel="00000000" w:rsidR="00000000" w:rsidRPr="00000000">
        <w:rPr>
          <w:rtl w:val="0"/>
        </w:rPr>
        <w:t xml:space="preserve">ISO 19115-1. 2014. </w:t>
      </w:r>
      <w:r w:rsidDel="00000000" w:rsidR="00000000" w:rsidRPr="00000000">
        <w:rPr>
          <w:i w:val="1"/>
          <w:rtl w:val="0"/>
        </w:rPr>
        <w:t xml:space="preserve">Geographic information - Metadata - Part 1: Fundamentals. </w:t>
      </w:r>
      <w:r w:rsidDel="00000000" w:rsidR="00000000" w:rsidRPr="00000000">
        <w:rPr>
          <w:rtl w:val="0"/>
        </w:rPr>
        <w:t xml:space="preserve">2014</w:t>
      </w:r>
    </w:p>
    <w:p w:rsidR="00000000" w:rsidDel="00000000" w:rsidP="00000000" w:rsidRDefault="00000000" w:rsidRPr="00000000" w14:paraId="000000F7">
      <w:pPr>
        <w:rPr/>
      </w:pPr>
      <w:r w:rsidDel="00000000" w:rsidR="00000000" w:rsidRPr="00000000">
        <w:rPr>
          <w:rtl w:val="0"/>
        </w:rPr>
        <w:t xml:space="preserve">ISO 19115-2.2019.</w:t>
      </w:r>
      <w:r w:rsidDel="00000000" w:rsidR="00000000" w:rsidRPr="00000000">
        <w:rPr>
          <w:b w:val="1"/>
          <w:rtl w:val="0"/>
        </w:rPr>
        <w:t xml:space="preserve"> </w:t>
      </w:r>
      <w:r w:rsidDel="00000000" w:rsidR="00000000" w:rsidRPr="00000000">
        <w:rPr>
          <w:i w:val="1"/>
          <w:rtl w:val="0"/>
        </w:rPr>
        <w:t xml:space="preserve">Geographic Information – Metadata – Part 2: Extension for imagery and gridded data.</w:t>
      </w:r>
      <w:r w:rsidDel="00000000" w:rsidR="00000000" w:rsidRPr="00000000">
        <w:rPr>
          <w:rtl w:val="0"/>
        </w:rPr>
        <w:t xml:space="preserve"> 2019.</w:t>
      </w:r>
    </w:p>
    <w:p w:rsidR="00000000" w:rsidDel="00000000" w:rsidP="00000000" w:rsidRDefault="00000000" w:rsidRPr="00000000" w14:paraId="000000F8">
      <w:pPr>
        <w:rPr/>
      </w:pPr>
      <w:r w:rsidDel="00000000" w:rsidR="00000000" w:rsidRPr="00000000">
        <w:rPr>
          <w:rtl w:val="0"/>
        </w:rPr>
        <w:t xml:space="preserve">ISO/TS 19123. 2005. </w:t>
      </w:r>
      <w:r w:rsidDel="00000000" w:rsidR="00000000" w:rsidRPr="00000000">
        <w:rPr>
          <w:i w:val="1"/>
          <w:rtl w:val="0"/>
        </w:rPr>
        <w:t xml:space="preserve">Geographic information – Schema for coverage geometry and functions.</w:t>
      </w:r>
      <w:r w:rsidDel="00000000" w:rsidR="00000000" w:rsidRPr="00000000">
        <w:rPr>
          <w:rtl w:val="0"/>
        </w:rPr>
        <w:t xml:space="preserve"> 2005.</w:t>
      </w:r>
    </w:p>
    <w:p w:rsidR="00000000" w:rsidDel="00000000" w:rsidP="00000000" w:rsidRDefault="00000000" w:rsidRPr="00000000" w14:paraId="000000F9">
      <w:pPr>
        <w:rPr/>
      </w:pPr>
      <w:r w:rsidDel="00000000" w:rsidR="00000000" w:rsidRPr="00000000">
        <w:rPr>
          <w:rtl w:val="0"/>
        </w:rPr>
        <w:t xml:space="preserve">ISO/TS 19123-1. 2023. </w:t>
      </w:r>
      <w:r w:rsidDel="00000000" w:rsidR="00000000" w:rsidRPr="00000000">
        <w:rPr>
          <w:i w:val="1"/>
          <w:rtl w:val="0"/>
        </w:rPr>
        <w:t xml:space="preserve">Geographic information – Schema for coverage geometry and functions. Part 1: Fundamentals.</w:t>
      </w:r>
      <w:r w:rsidDel="00000000" w:rsidR="00000000" w:rsidRPr="00000000">
        <w:rPr>
          <w:rtl w:val="0"/>
        </w:rPr>
        <w:t xml:space="preserve"> 2023.</w:t>
      </w:r>
    </w:p>
    <w:p w:rsidR="00000000" w:rsidDel="00000000" w:rsidP="00000000" w:rsidRDefault="00000000" w:rsidRPr="00000000" w14:paraId="000000FA">
      <w:pPr>
        <w:rPr/>
      </w:pPr>
      <w:r w:rsidDel="00000000" w:rsidR="00000000" w:rsidRPr="00000000">
        <w:rPr>
          <w:rtl w:val="0"/>
        </w:rPr>
        <w:t xml:space="preserve">ISO 19129. 2009. </w:t>
      </w:r>
      <w:r w:rsidDel="00000000" w:rsidR="00000000" w:rsidRPr="00000000">
        <w:rPr>
          <w:i w:val="1"/>
          <w:rtl w:val="0"/>
        </w:rPr>
        <w:t xml:space="preserve">Geographic information – Imagery, gridded and coverage data framework.</w:t>
      </w:r>
      <w:r w:rsidDel="00000000" w:rsidR="00000000" w:rsidRPr="00000000">
        <w:rPr>
          <w:rtl w:val="0"/>
        </w:rPr>
        <w:t xml:space="preserve"> 2009</w:t>
      </w:r>
    </w:p>
    <w:p w:rsidR="00000000" w:rsidDel="00000000" w:rsidP="00000000" w:rsidRDefault="00000000" w:rsidRPr="00000000" w14:paraId="000000FB">
      <w:pPr>
        <w:rPr/>
      </w:pPr>
      <w:r w:rsidDel="00000000" w:rsidR="00000000" w:rsidRPr="00000000">
        <w:rPr>
          <w:rtl w:val="0"/>
        </w:rPr>
        <w:t xml:space="preserve">ISO 19131. 2022. </w:t>
      </w:r>
      <w:r w:rsidDel="00000000" w:rsidR="00000000" w:rsidRPr="00000000">
        <w:rPr>
          <w:i w:val="1"/>
          <w:rtl w:val="0"/>
        </w:rPr>
        <w:t xml:space="preserve">Geographic information – Data product specifications.</w:t>
      </w:r>
      <w:r w:rsidDel="00000000" w:rsidR="00000000" w:rsidRPr="00000000">
        <w:rPr>
          <w:rtl w:val="0"/>
        </w:rPr>
        <w:t xml:space="preserve"> 2022.</w:t>
      </w:r>
    </w:p>
    <w:p w:rsidR="00000000" w:rsidDel="00000000" w:rsidP="00000000" w:rsidRDefault="00000000" w:rsidRPr="00000000" w14:paraId="000000FC">
      <w:pPr>
        <w:rPr/>
      </w:pPr>
      <w:r w:rsidDel="00000000" w:rsidR="00000000" w:rsidRPr="00000000">
        <w:rPr>
          <w:rtl w:val="0"/>
        </w:rPr>
        <w:t xml:space="preserve">ISO 19136:2007.</w:t>
      </w:r>
      <w:r w:rsidDel="00000000" w:rsidR="00000000" w:rsidRPr="00000000">
        <w:rPr>
          <w:b w:val="1"/>
          <w:rtl w:val="0"/>
        </w:rPr>
        <w:t xml:space="preserve"> </w:t>
      </w:r>
      <w:r w:rsidDel="00000000" w:rsidR="00000000" w:rsidRPr="00000000">
        <w:rPr>
          <w:i w:val="1"/>
          <w:rtl w:val="0"/>
        </w:rPr>
        <w:t xml:space="preserve">Geographic Information – Geographic Markup Language (GML).</w:t>
      </w:r>
      <w:r w:rsidDel="00000000" w:rsidR="00000000" w:rsidRPr="00000000">
        <w:rPr>
          <w:rtl w:val="0"/>
        </w:rPr>
        <w:t xml:space="preserve"> 2007.</w:t>
      </w:r>
    </w:p>
    <w:p w:rsidR="00000000" w:rsidDel="00000000" w:rsidP="00000000" w:rsidRDefault="00000000" w:rsidRPr="00000000" w14:paraId="000000FD">
      <w:pPr>
        <w:rPr/>
      </w:pPr>
      <w:r w:rsidDel="00000000" w:rsidR="00000000" w:rsidRPr="00000000">
        <w:rPr>
          <w:rtl w:val="0"/>
        </w:rPr>
        <w:t xml:space="preserve">ISO 19136-1:2020.</w:t>
      </w:r>
      <w:r w:rsidDel="00000000" w:rsidR="00000000" w:rsidRPr="00000000">
        <w:rPr>
          <w:b w:val="1"/>
          <w:rtl w:val="0"/>
        </w:rPr>
        <w:t xml:space="preserve"> </w:t>
      </w:r>
      <w:r w:rsidDel="00000000" w:rsidR="00000000" w:rsidRPr="00000000">
        <w:rPr>
          <w:i w:val="1"/>
          <w:rtl w:val="0"/>
        </w:rPr>
        <w:t xml:space="preserve">Geographic Information – Geographic Markup Language (GML). Part 1: Fundamentals.</w:t>
      </w:r>
      <w:r w:rsidDel="00000000" w:rsidR="00000000" w:rsidRPr="00000000">
        <w:rPr>
          <w:rtl w:val="0"/>
        </w:rPr>
        <w:t xml:space="preserve"> 2020.</w:t>
      </w:r>
    </w:p>
    <w:p w:rsidR="00000000" w:rsidDel="00000000" w:rsidP="00000000" w:rsidRDefault="00000000" w:rsidRPr="00000000" w14:paraId="000000FE">
      <w:pPr>
        <w:rPr/>
      </w:pPr>
      <w:r w:rsidDel="00000000" w:rsidR="00000000" w:rsidRPr="00000000">
        <w:rPr>
          <w:rtl w:val="0"/>
        </w:rPr>
        <w:t xml:space="preserve">ISO/IEC 19501. 2005. </w:t>
      </w:r>
      <w:r w:rsidDel="00000000" w:rsidR="00000000" w:rsidRPr="00000000">
        <w:rPr>
          <w:i w:val="1"/>
          <w:rtl w:val="0"/>
        </w:rPr>
        <w:t xml:space="preserve">Information technology – Unified Modeling Language (UML) Version 1.4.2.</w:t>
      </w:r>
      <w:r w:rsidDel="00000000" w:rsidR="00000000" w:rsidRPr="00000000">
        <w:rPr>
          <w:rtl w:val="0"/>
        </w:rPr>
        <w:t xml:space="preserve"> 2005</w:t>
      </w:r>
    </w:p>
    <w:p w:rsidR="00000000" w:rsidDel="00000000" w:rsidP="00000000" w:rsidRDefault="00000000" w:rsidRPr="00000000" w14:paraId="000000FF">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273.6" w:hanging="273.6"/>
        <w:rPr/>
      </w:pPr>
      <w:bookmarkStart w:colFirst="0" w:colLast="0" w:name="_heading=h.ym469uac7mgd" w:id="12"/>
      <w:bookmarkEnd w:id="12"/>
      <w:r w:rsidDel="00000000" w:rsidR="00000000" w:rsidRPr="00000000">
        <w:rPr>
          <w:rtl w:val="0"/>
        </w:rPr>
        <w:t xml:space="preserve">Informative References</w:t>
      </w:r>
    </w:p>
    <w:p w:rsidR="00000000" w:rsidDel="00000000" w:rsidP="00000000" w:rsidRDefault="00000000" w:rsidRPr="00000000" w14:paraId="00000100">
      <w:pPr>
        <w:rPr/>
      </w:pPr>
      <w:r w:rsidDel="00000000" w:rsidR="00000000" w:rsidRPr="00000000">
        <w:rPr>
          <w:rtl w:val="0"/>
        </w:rPr>
        <w:t xml:space="preserve">IMO A27/Res. 1051, IMO/WMO Worldwide Met-Ocean Information and Warning Service, 2011 Edition</w:t>
      </w:r>
    </w:p>
    <w:p w:rsidR="00000000" w:rsidDel="00000000" w:rsidP="00000000" w:rsidRDefault="00000000" w:rsidRPr="00000000" w14:paraId="00000101">
      <w:pPr>
        <w:rPr/>
      </w:pPr>
      <w:r w:rsidDel="00000000" w:rsidR="00000000" w:rsidRPr="00000000">
        <w:rPr>
          <w:rtl w:val="0"/>
        </w:rPr>
        <w:t xml:space="preserve">ISO 19101:2002. </w:t>
      </w:r>
      <w:r w:rsidDel="00000000" w:rsidR="00000000" w:rsidRPr="00000000">
        <w:rPr>
          <w:i w:val="1"/>
          <w:rtl w:val="0"/>
        </w:rPr>
        <w:t xml:space="preserve">Geographic information – Reference model.</w:t>
      </w:r>
      <w:r w:rsidDel="00000000" w:rsidR="00000000" w:rsidRPr="00000000">
        <w:rPr>
          <w:rtl w:val="0"/>
        </w:rPr>
        <w:t xml:space="preserve"> 2002.</w:t>
      </w:r>
    </w:p>
    <w:p w:rsidR="00000000" w:rsidDel="00000000" w:rsidP="00000000" w:rsidRDefault="00000000" w:rsidRPr="00000000" w14:paraId="00000102">
      <w:pPr>
        <w:rPr/>
      </w:pPr>
      <w:r w:rsidDel="00000000" w:rsidR="00000000" w:rsidRPr="00000000">
        <w:rPr>
          <w:rtl w:val="0"/>
        </w:rPr>
        <w:t xml:space="preserve">ISO 19101-1:2014. </w:t>
      </w:r>
      <w:r w:rsidDel="00000000" w:rsidR="00000000" w:rsidRPr="00000000">
        <w:rPr>
          <w:i w:val="1"/>
          <w:rtl w:val="0"/>
        </w:rPr>
        <w:t xml:space="preserve">Geographic information – Reference model. Part 1: Fundamentals.</w:t>
      </w:r>
      <w:r w:rsidDel="00000000" w:rsidR="00000000" w:rsidRPr="00000000">
        <w:rPr>
          <w:rtl w:val="0"/>
        </w:rPr>
        <w:t xml:space="preserve"> 2014.</w:t>
      </w:r>
    </w:p>
    <w:p w:rsidR="00000000" w:rsidDel="00000000" w:rsidP="00000000" w:rsidRDefault="00000000" w:rsidRPr="00000000" w14:paraId="00000103">
      <w:pPr>
        <w:rPr/>
      </w:pPr>
      <w:r w:rsidDel="00000000" w:rsidR="00000000" w:rsidRPr="00000000">
        <w:rPr>
          <w:rtl w:val="0"/>
        </w:rPr>
        <w:t xml:space="preserve">ISO 19103: 2024. </w:t>
      </w:r>
      <w:r w:rsidDel="00000000" w:rsidR="00000000" w:rsidRPr="00000000">
        <w:rPr>
          <w:i w:val="1"/>
          <w:rtl w:val="0"/>
        </w:rPr>
        <w:t xml:space="preserve">Geographic information – Conceptual schema language – </w:t>
      </w:r>
      <w:r w:rsidDel="00000000" w:rsidR="00000000" w:rsidRPr="00000000">
        <w:rPr>
          <w:rtl w:val="0"/>
        </w:rPr>
        <w:t xml:space="preserve">2024.</w:t>
      </w:r>
    </w:p>
    <w:p w:rsidR="00000000" w:rsidDel="00000000" w:rsidP="00000000" w:rsidRDefault="00000000" w:rsidRPr="00000000" w14:paraId="00000104">
      <w:pPr>
        <w:rPr/>
      </w:pPr>
      <w:r w:rsidDel="00000000" w:rsidR="00000000" w:rsidRPr="00000000">
        <w:rPr>
          <w:rtl w:val="0"/>
        </w:rPr>
        <w:t xml:space="preserve">ISO 19105: 2022. </w:t>
      </w:r>
      <w:r w:rsidDel="00000000" w:rsidR="00000000" w:rsidRPr="00000000">
        <w:rPr>
          <w:i w:val="1"/>
          <w:rtl w:val="0"/>
        </w:rPr>
        <w:t xml:space="preserve">Geographic information – Conformance and testing.</w:t>
      </w:r>
      <w:r w:rsidDel="00000000" w:rsidR="00000000" w:rsidRPr="00000000">
        <w:rPr>
          <w:rtl w:val="0"/>
        </w:rPr>
        <w:t xml:space="preserve"> 2022.</w:t>
      </w:r>
    </w:p>
    <w:p w:rsidR="00000000" w:rsidDel="00000000" w:rsidP="00000000" w:rsidRDefault="00000000" w:rsidRPr="00000000" w14:paraId="00000105">
      <w:pPr>
        <w:rPr/>
      </w:pPr>
      <w:r w:rsidDel="00000000" w:rsidR="00000000" w:rsidRPr="00000000">
        <w:rPr>
          <w:rtl w:val="0"/>
        </w:rPr>
        <w:t xml:space="preserve">ISO 19107:2019. </w:t>
      </w:r>
      <w:r w:rsidDel="00000000" w:rsidR="00000000" w:rsidRPr="00000000">
        <w:rPr>
          <w:i w:val="1"/>
          <w:rtl w:val="0"/>
        </w:rPr>
        <w:t xml:space="preserve">Geographic information – Spatial schema.</w:t>
      </w:r>
      <w:r w:rsidDel="00000000" w:rsidR="00000000" w:rsidRPr="00000000">
        <w:rPr>
          <w:rtl w:val="0"/>
        </w:rPr>
        <w:t xml:space="preserve"> 2019.</w:t>
      </w:r>
    </w:p>
    <w:p w:rsidR="00000000" w:rsidDel="00000000" w:rsidP="00000000" w:rsidRDefault="00000000" w:rsidRPr="00000000" w14:paraId="00000106">
      <w:pPr>
        <w:rPr/>
      </w:pPr>
      <w:r w:rsidDel="00000000" w:rsidR="00000000" w:rsidRPr="00000000">
        <w:rPr>
          <w:rtl w:val="0"/>
        </w:rPr>
        <w:t xml:space="preserve">ISO 19108:2002. </w:t>
      </w:r>
      <w:r w:rsidDel="00000000" w:rsidR="00000000" w:rsidRPr="00000000">
        <w:rPr>
          <w:i w:val="1"/>
          <w:rtl w:val="0"/>
        </w:rPr>
        <w:t xml:space="preserve">Geographic information – Temporal schema.</w:t>
      </w:r>
      <w:r w:rsidDel="00000000" w:rsidR="00000000" w:rsidRPr="00000000">
        <w:rPr>
          <w:rtl w:val="0"/>
        </w:rPr>
        <w:t xml:space="preserve"> 2002.</w:t>
      </w:r>
    </w:p>
    <w:p w:rsidR="00000000" w:rsidDel="00000000" w:rsidP="00000000" w:rsidRDefault="00000000" w:rsidRPr="00000000" w14:paraId="00000107">
      <w:pPr>
        <w:rPr/>
      </w:pPr>
      <w:r w:rsidDel="00000000" w:rsidR="00000000" w:rsidRPr="00000000">
        <w:rPr>
          <w:rtl w:val="0"/>
        </w:rPr>
        <w:t xml:space="preserve">ISO 19109:2015. </w:t>
      </w:r>
      <w:r w:rsidDel="00000000" w:rsidR="00000000" w:rsidRPr="00000000">
        <w:rPr>
          <w:i w:val="1"/>
          <w:rtl w:val="0"/>
        </w:rPr>
        <w:t xml:space="preserve">Geographic information – Rules for application schema.</w:t>
      </w:r>
      <w:r w:rsidDel="00000000" w:rsidR="00000000" w:rsidRPr="00000000">
        <w:rPr>
          <w:rtl w:val="0"/>
        </w:rPr>
        <w:t xml:space="preserve"> 2015.</w:t>
      </w:r>
    </w:p>
    <w:p w:rsidR="00000000" w:rsidDel="00000000" w:rsidP="00000000" w:rsidRDefault="00000000" w:rsidRPr="00000000" w14:paraId="00000108">
      <w:pPr>
        <w:rPr/>
      </w:pPr>
      <w:r w:rsidDel="00000000" w:rsidR="00000000" w:rsidRPr="00000000">
        <w:rPr>
          <w:rtl w:val="0"/>
        </w:rPr>
        <w:t xml:space="preserve">ISO 19110: 2016. </w:t>
      </w:r>
      <w:r w:rsidDel="00000000" w:rsidR="00000000" w:rsidRPr="00000000">
        <w:rPr>
          <w:i w:val="1"/>
          <w:rtl w:val="0"/>
        </w:rPr>
        <w:t xml:space="preserve">Geographic information – Methodology for feature cataloguing.</w:t>
      </w:r>
      <w:r w:rsidDel="00000000" w:rsidR="00000000" w:rsidRPr="00000000">
        <w:rPr>
          <w:rtl w:val="0"/>
        </w:rPr>
        <w:t xml:space="preserve"> 2016.</w:t>
      </w:r>
    </w:p>
    <w:p w:rsidR="00000000" w:rsidDel="00000000" w:rsidP="00000000" w:rsidRDefault="00000000" w:rsidRPr="00000000" w14:paraId="00000109">
      <w:pPr>
        <w:rPr/>
      </w:pPr>
      <w:r w:rsidDel="00000000" w:rsidR="00000000" w:rsidRPr="00000000">
        <w:rPr>
          <w:rtl w:val="0"/>
        </w:rPr>
        <w:t xml:space="preserve">ISO 19113: 2005. </w:t>
      </w:r>
      <w:r w:rsidDel="00000000" w:rsidR="00000000" w:rsidRPr="00000000">
        <w:rPr>
          <w:i w:val="1"/>
          <w:rtl w:val="0"/>
        </w:rPr>
        <w:t xml:space="preserve">Geographic information – Quality principles.</w:t>
      </w:r>
      <w:r w:rsidDel="00000000" w:rsidR="00000000" w:rsidRPr="00000000">
        <w:rPr>
          <w:rtl w:val="0"/>
        </w:rPr>
        <w:t xml:space="preserve"> 2005</w:t>
      </w:r>
    </w:p>
    <w:p w:rsidR="00000000" w:rsidDel="00000000" w:rsidP="00000000" w:rsidRDefault="00000000" w:rsidRPr="00000000" w14:paraId="0000010A">
      <w:pPr>
        <w:rPr/>
      </w:pPr>
      <w:r w:rsidDel="00000000" w:rsidR="00000000" w:rsidRPr="00000000">
        <w:rPr>
          <w:rtl w:val="0"/>
        </w:rPr>
        <w:t xml:space="preserve">ISO 19116: 2019. </w:t>
      </w:r>
      <w:r w:rsidDel="00000000" w:rsidR="00000000" w:rsidRPr="00000000">
        <w:rPr>
          <w:i w:val="1"/>
          <w:rtl w:val="0"/>
        </w:rPr>
        <w:t xml:space="preserve">Geographic information – Positioning services.</w:t>
      </w:r>
      <w:r w:rsidDel="00000000" w:rsidR="00000000" w:rsidRPr="00000000">
        <w:rPr>
          <w:rtl w:val="0"/>
        </w:rPr>
        <w:t xml:space="preserve"> 2019.</w:t>
      </w:r>
    </w:p>
    <w:p w:rsidR="00000000" w:rsidDel="00000000" w:rsidP="00000000" w:rsidRDefault="00000000" w:rsidRPr="00000000" w14:paraId="0000010B">
      <w:pPr>
        <w:rPr/>
      </w:pPr>
      <w:r w:rsidDel="00000000" w:rsidR="00000000" w:rsidRPr="00000000">
        <w:rPr>
          <w:rtl w:val="0"/>
        </w:rPr>
        <w:t xml:space="preserve">ISO 19117:2012. </w:t>
      </w:r>
      <w:r w:rsidDel="00000000" w:rsidR="00000000" w:rsidRPr="00000000">
        <w:rPr>
          <w:i w:val="1"/>
          <w:rtl w:val="0"/>
        </w:rPr>
        <w:t xml:space="preserve">Geographic information – Portrayal.</w:t>
      </w:r>
      <w:r w:rsidDel="00000000" w:rsidR="00000000" w:rsidRPr="00000000">
        <w:rPr>
          <w:rtl w:val="0"/>
        </w:rPr>
        <w:t xml:space="preserve"> 2012</w:t>
      </w:r>
    </w:p>
    <w:p w:rsidR="00000000" w:rsidDel="00000000" w:rsidP="00000000" w:rsidRDefault="00000000" w:rsidRPr="00000000" w14:paraId="0000010C">
      <w:pPr>
        <w:rPr/>
      </w:pPr>
      <w:r w:rsidDel="00000000" w:rsidR="00000000" w:rsidRPr="00000000">
        <w:rPr>
          <w:rtl w:val="0"/>
        </w:rPr>
        <w:t xml:space="preserve">ISO 19118: 2011.</w:t>
      </w:r>
      <w:r w:rsidDel="00000000" w:rsidR="00000000" w:rsidRPr="00000000">
        <w:rPr>
          <w:b w:val="1"/>
          <w:rtl w:val="0"/>
        </w:rPr>
        <w:t xml:space="preserve"> </w:t>
      </w:r>
      <w:r w:rsidDel="00000000" w:rsidR="00000000" w:rsidRPr="00000000">
        <w:rPr>
          <w:i w:val="1"/>
          <w:rtl w:val="0"/>
        </w:rPr>
        <w:t xml:space="preserve">Geographic information – Encoding. </w:t>
      </w:r>
      <w:r w:rsidDel="00000000" w:rsidR="00000000" w:rsidRPr="00000000">
        <w:rPr>
          <w:rtl w:val="0"/>
        </w:rPr>
        <w:t xml:space="preserve">2011.</w:t>
      </w:r>
    </w:p>
    <w:p w:rsidR="00000000" w:rsidDel="00000000" w:rsidP="00000000" w:rsidRDefault="00000000" w:rsidRPr="00000000" w14:paraId="0000010D">
      <w:pPr>
        <w:rPr/>
      </w:pPr>
      <w:r w:rsidDel="00000000" w:rsidR="00000000" w:rsidRPr="00000000">
        <w:rPr>
          <w:rtl w:val="0"/>
        </w:rPr>
        <w:t xml:space="preserve">ISO 19128:2005. </w:t>
      </w:r>
      <w:r w:rsidDel="00000000" w:rsidR="00000000" w:rsidRPr="00000000">
        <w:rPr>
          <w:i w:val="1"/>
          <w:rtl w:val="0"/>
        </w:rPr>
        <w:t xml:space="preserve">Geographic information – Web Map Server interface</w:t>
      </w:r>
      <w:r w:rsidDel="00000000" w:rsidR="00000000" w:rsidRPr="00000000">
        <w:rPr>
          <w:rtl w:val="0"/>
        </w:rPr>
        <w:t xml:space="preserve">. 2005</w:t>
      </w:r>
    </w:p>
    <w:p w:rsidR="00000000" w:rsidDel="00000000" w:rsidP="00000000" w:rsidRDefault="00000000" w:rsidRPr="00000000" w14:paraId="0000010E">
      <w:pPr>
        <w:rPr/>
      </w:pPr>
      <w:r w:rsidDel="00000000" w:rsidR="00000000" w:rsidRPr="00000000">
        <w:rPr>
          <w:rtl w:val="0"/>
        </w:rPr>
        <w:t xml:space="preserve">ISO 19132: 2007.</w:t>
      </w:r>
      <w:r w:rsidDel="00000000" w:rsidR="00000000" w:rsidRPr="00000000">
        <w:rPr>
          <w:b w:val="1"/>
          <w:rtl w:val="0"/>
        </w:rPr>
        <w:t xml:space="preserve"> </w:t>
      </w:r>
      <w:r w:rsidDel="00000000" w:rsidR="00000000" w:rsidRPr="00000000">
        <w:rPr>
          <w:i w:val="1"/>
          <w:rtl w:val="0"/>
        </w:rPr>
        <w:t xml:space="preserve">Geographic information – Location-based services – Reference model</w:t>
      </w:r>
      <w:r w:rsidDel="00000000" w:rsidR="00000000" w:rsidRPr="00000000">
        <w:rPr>
          <w:rtl w:val="0"/>
        </w:rPr>
        <w:t xml:space="preserve">. 2007.</w:t>
      </w:r>
    </w:p>
    <w:p w:rsidR="00000000" w:rsidDel="00000000" w:rsidP="00000000" w:rsidRDefault="00000000" w:rsidRPr="00000000" w14:paraId="0000010F">
      <w:pPr>
        <w:rPr/>
      </w:pPr>
      <w:r w:rsidDel="00000000" w:rsidR="00000000" w:rsidRPr="00000000">
        <w:rPr>
          <w:rtl w:val="0"/>
        </w:rPr>
        <w:t xml:space="preserve">ISO 19133:2005.</w:t>
      </w:r>
      <w:r w:rsidDel="00000000" w:rsidR="00000000" w:rsidRPr="00000000">
        <w:rPr>
          <w:b w:val="1"/>
          <w:rtl w:val="0"/>
        </w:rPr>
        <w:t xml:space="preserve"> </w:t>
      </w:r>
      <w:r w:rsidDel="00000000" w:rsidR="00000000" w:rsidRPr="00000000">
        <w:rPr>
          <w:i w:val="1"/>
          <w:rtl w:val="0"/>
        </w:rPr>
        <w:t xml:space="preserve">Geographic information – Location-based services – Tracking and navigation. </w:t>
      </w:r>
      <w:r w:rsidDel="00000000" w:rsidR="00000000" w:rsidRPr="00000000">
        <w:rPr>
          <w:rtl w:val="0"/>
        </w:rPr>
        <w:t xml:space="preserve">2005.</w:t>
      </w:r>
    </w:p>
    <w:p w:rsidR="00000000" w:rsidDel="00000000" w:rsidP="00000000" w:rsidRDefault="00000000" w:rsidRPr="00000000" w14:paraId="00000110">
      <w:pPr>
        <w:rPr/>
      </w:pPr>
      <w:r w:rsidDel="00000000" w:rsidR="00000000" w:rsidRPr="00000000">
        <w:rPr>
          <w:rtl w:val="0"/>
        </w:rPr>
        <w:t xml:space="preserve">ISO 19138:2006. </w:t>
      </w:r>
      <w:r w:rsidDel="00000000" w:rsidR="00000000" w:rsidRPr="00000000">
        <w:rPr>
          <w:i w:val="1"/>
          <w:rtl w:val="0"/>
        </w:rPr>
        <w:t xml:space="preserve">Geographic information – Data quality measures. </w:t>
      </w:r>
      <w:r w:rsidDel="00000000" w:rsidR="00000000" w:rsidRPr="00000000">
        <w:rPr>
          <w:rtl w:val="0"/>
        </w:rPr>
        <w:t xml:space="preserve">2006.</w:t>
      </w:r>
    </w:p>
    <w:p w:rsidR="00000000" w:rsidDel="00000000" w:rsidP="00000000" w:rsidRDefault="00000000" w:rsidRPr="00000000" w14:paraId="00000111">
      <w:pPr>
        <w:rPr/>
      </w:pPr>
      <w:r w:rsidDel="00000000" w:rsidR="00000000" w:rsidRPr="00000000">
        <w:rPr>
          <w:rtl w:val="0"/>
        </w:rPr>
        <w:t xml:space="preserve">ISO 19142:2010. </w:t>
      </w:r>
      <w:r w:rsidDel="00000000" w:rsidR="00000000" w:rsidRPr="00000000">
        <w:rPr>
          <w:i w:val="1"/>
          <w:rtl w:val="0"/>
        </w:rPr>
        <w:t xml:space="preserve">Geographic information – Web Feature Service.</w:t>
      </w:r>
      <w:r w:rsidDel="00000000" w:rsidR="00000000" w:rsidRPr="00000000">
        <w:rPr>
          <w:rtl w:val="0"/>
        </w:rPr>
        <w:t xml:space="preserve"> 2010</w:t>
      </w:r>
    </w:p>
    <w:p w:rsidR="00000000" w:rsidDel="00000000" w:rsidP="00000000" w:rsidRDefault="00000000" w:rsidRPr="00000000" w14:paraId="00000112">
      <w:pPr>
        <w:rPr/>
      </w:pPr>
      <w:r w:rsidDel="00000000" w:rsidR="00000000" w:rsidRPr="00000000">
        <w:rPr>
          <w:rtl w:val="0"/>
        </w:rPr>
        <w:t xml:space="preserve">ISO 19144-1:2009. </w:t>
      </w:r>
      <w:r w:rsidDel="00000000" w:rsidR="00000000" w:rsidRPr="00000000">
        <w:rPr>
          <w:i w:val="1"/>
          <w:rtl w:val="0"/>
        </w:rPr>
        <w:t xml:space="preserve">Geographic information – Classification systems – Part 1: Classification system structure.</w:t>
      </w:r>
      <w:r w:rsidDel="00000000" w:rsidR="00000000" w:rsidRPr="00000000">
        <w:rPr>
          <w:rtl w:val="0"/>
        </w:rPr>
        <w:t xml:space="preserve"> 2009.</w:t>
      </w:r>
    </w:p>
    <w:p w:rsidR="00000000" w:rsidDel="00000000" w:rsidP="00000000" w:rsidRDefault="00000000" w:rsidRPr="00000000" w14:paraId="00000113">
      <w:pPr>
        <w:rPr/>
      </w:pPr>
      <w:r w:rsidDel="00000000" w:rsidR="00000000" w:rsidRPr="00000000">
        <w:rPr>
          <w:rtl w:val="0"/>
        </w:rPr>
        <w:t xml:space="preserve">ISO 19145:2013. </w:t>
      </w:r>
      <w:r w:rsidDel="00000000" w:rsidR="00000000" w:rsidRPr="00000000">
        <w:rPr>
          <w:i w:val="1"/>
          <w:rtl w:val="0"/>
        </w:rPr>
        <w:t xml:space="preserve">Geographic information – Registry of representations of geographic point location.</w:t>
      </w:r>
      <w:r w:rsidDel="00000000" w:rsidR="00000000" w:rsidRPr="00000000">
        <w:rPr>
          <w:rtl w:val="0"/>
        </w:rPr>
        <w:t xml:space="preserve"> 2013.</w:t>
      </w:r>
    </w:p>
    <w:p w:rsidR="00000000" w:rsidDel="00000000" w:rsidP="00000000" w:rsidRDefault="00000000" w:rsidRPr="00000000" w14:paraId="00000114">
      <w:pPr>
        <w:rPr/>
      </w:pPr>
      <w:r w:rsidDel="00000000" w:rsidR="00000000" w:rsidRPr="00000000">
        <w:rPr>
          <w:rtl w:val="0"/>
        </w:rPr>
        <w:t xml:space="preserve">ISO 19153:2014.</w:t>
      </w:r>
      <w:r w:rsidDel="00000000" w:rsidR="00000000" w:rsidRPr="00000000">
        <w:rPr>
          <w:b w:val="1"/>
          <w:rtl w:val="0"/>
        </w:rPr>
        <w:t xml:space="preserve"> </w:t>
      </w:r>
      <w:r w:rsidDel="00000000" w:rsidR="00000000" w:rsidRPr="00000000">
        <w:rPr>
          <w:i w:val="1"/>
          <w:rtl w:val="0"/>
        </w:rPr>
        <w:t xml:space="preserve">Geographic information – Geospatial Digital Rights Management Reference Model (GeoDRM RM) 1).</w:t>
      </w:r>
      <w:r w:rsidDel="00000000" w:rsidR="00000000" w:rsidRPr="00000000">
        <w:rPr>
          <w:rtl w:val="0"/>
        </w:rPr>
        <w:t xml:space="preserve"> 2014.</w:t>
      </w:r>
    </w:p>
    <w:p w:rsidR="00000000" w:rsidDel="00000000" w:rsidP="00000000" w:rsidRDefault="00000000" w:rsidRPr="00000000" w14:paraId="00000115">
      <w:pPr>
        <w:rPr/>
      </w:pPr>
      <w:r w:rsidDel="00000000" w:rsidR="00000000" w:rsidRPr="00000000">
        <w:rPr>
          <w:rtl w:val="0"/>
        </w:rPr>
        <w:t xml:space="preserve">ISO 19156:2023. </w:t>
      </w:r>
      <w:r w:rsidDel="00000000" w:rsidR="00000000" w:rsidRPr="00000000">
        <w:rPr>
          <w:i w:val="1"/>
          <w:rtl w:val="0"/>
        </w:rPr>
        <w:t xml:space="preserve">Geographic information – Observations and measurements.</w:t>
      </w:r>
      <w:r w:rsidDel="00000000" w:rsidR="00000000" w:rsidRPr="00000000">
        <w:rPr>
          <w:rtl w:val="0"/>
        </w:rPr>
        <w:t xml:space="preserve"> 2011.</w:t>
      </w:r>
    </w:p>
    <w:p w:rsidR="00000000" w:rsidDel="00000000" w:rsidP="00000000" w:rsidRDefault="00000000" w:rsidRPr="00000000" w14:paraId="00000116">
      <w:pPr>
        <w:rPr/>
      </w:pPr>
      <w:r w:rsidDel="00000000" w:rsidR="00000000" w:rsidRPr="00000000">
        <w:rPr>
          <w:rtl w:val="0"/>
        </w:rPr>
        <w:t xml:space="preserve">ISO 19157:2023.</w:t>
      </w:r>
      <w:r w:rsidDel="00000000" w:rsidR="00000000" w:rsidRPr="00000000">
        <w:rPr>
          <w:b w:val="1"/>
          <w:rtl w:val="0"/>
        </w:rPr>
        <w:t xml:space="preserve"> </w:t>
      </w:r>
      <w:r w:rsidDel="00000000" w:rsidR="00000000" w:rsidRPr="00000000">
        <w:rPr>
          <w:i w:val="1"/>
          <w:rtl w:val="0"/>
        </w:rPr>
        <w:t xml:space="preserve">Geographic information – Data quality.</w:t>
      </w:r>
      <w:r w:rsidDel="00000000" w:rsidR="00000000" w:rsidRPr="00000000">
        <w:rPr>
          <w:rtl w:val="0"/>
        </w:rPr>
        <w:t xml:space="preserve"> 2013.</w:t>
      </w:r>
    </w:p>
    <w:p w:rsidR="00000000" w:rsidDel="00000000" w:rsidP="00000000" w:rsidRDefault="00000000" w:rsidRPr="00000000" w14:paraId="00000117">
      <w:pPr>
        <w:rPr/>
      </w:pPr>
      <w:r w:rsidDel="00000000" w:rsidR="00000000" w:rsidRPr="00000000">
        <w:rPr>
          <w:rtl w:val="0"/>
        </w:rPr>
        <w:t xml:space="preserve">ISO/TS 19158:2012. </w:t>
      </w:r>
      <w:r w:rsidDel="00000000" w:rsidR="00000000" w:rsidRPr="00000000">
        <w:rPr>
          <w:i w:val="1"/>
          <w:rtl w:val="0"/>
        </w:rPr>
        <w:t xml:space="preserve">Geographic information – Quality assurance of data supply.</w:t>
      </w:r>
      <w:r w:rsidDel="00000000" w:rsidR="00000000" w:rsidRPr="00000000">
        <w:rPr>
          <w:rtl w:val="0"/>
        </w:rPr>
        <w:t xml:space="preserve"> 2010.</w:t>
      </w:r>
    </w:p>
    <w:p w:rsidR="00000000" w:rsidDel="00000000" w:rsidP="00000000" w:rsidRDefault="00000000" w:rsidRPr="00000000" w14:paraId="00000118">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rdcrjn" w:id="13"/>
      <w:bookmarkEnd w:id="13"/>
      <w:r w:rsidDel="00000000" w:rsidR="00000000" w:rsidRPr="00000000">
        <w:rPr>
          <w:rtl w:val="0"/>
        </w:rPr>
        <w:t xml:space="preserve">Terms, Definitions, and Abbreviations</w:t>
      </w:r>
    </w:p>
    <w:p w:rsidR="00000000" w:rsidDel="00000000" w:rsidP="00000000" w:rsidRDefault="00000000" w:rsidRPr="00000000" w14:paraId="00000119">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26in1rg" w:id="14"/>
      <w:bookmarkEnd w:id="14"/>
      <w:r w:rsidDel="00000000" w:rsidR="00000000" w:rsidRPr="00000000">
        <w:rPr>
          <w:rtl w:val="0"/>
        </w:rPr>
        <w:t xml:space="preserve">Use of Language</w:t>
      </w:r>
    </w:p>
    <w:p w:rsidR="00000000" w:rsidDel="00000000" w:rsidP="00000000" w:rsidRDefault="00000000" w:rsidRPr="00000000" w14:paraId="0000011A">
      <w:pPr>
        <w:rPr/>
      </w:pPr>
      <w:r w:rsidDel="00000000" w:rsidR="00000000" w:rsidRPr="00000000">
        <w:rPr>
          <w:rtl w:val="0"/>
        </w:rPr>
        <w:t xml:space="preserve">Within this document:</w:t>
      </w:r>
    </w:p>
    <w:p w:rsidR="00000000" w:rsidDel="00000000" w:rsidP="00000000" w:rsidRDefault="00000000" w:rsidRPr="00000000" w14:paraId="0000011B">
      <w:pPr>
        <w:numPr>
          <w:ilvl w:val="0"/>
          <w:numId w:val="18"/>
        </w:numPr>
        <w:spacing w:after="0" w:lineRule="auto"/>
        <w:ind w:left="720" w:hanging="360"/>
        <w:rPr>
          <w:u w:val="none"/>
        </w:rPr>
      </w:pPr>
      <w:r w:rsidDel="00000000" w:rsidR="00000000" w:rsidRPr="00000000">
        <w:rPr>
          <w:rtl w:val="0"/>
        </w:rPr>
        <w:t xml:space="preserve">“Must” or “shall” indicates a mandatory requirement.</w:t>
      </w:r>
      <w:r w:rsidDel="00000000" w:rsidR="00000000" w:rsidRPr="00000000">
        <w:rPr>
          <w:rtl w:val="0"/>
        </w:rPr>
      </w:r>
    </w:p>
    <w:p w:rsidR="00000000" w:rsidDel="00000000" w:rsidP="00000000" w:rsidRDefault="00000000" w:rsidRPr="00000000" w14:paraId="0000011C">
      <w:pPr>
        <w:numPr>
          <w:ilvl w:val="0"/>
          <w:numId w:val="18"/>
        </w:numPr>
        <w:spacing w:after="0" w:lineRule="auto"/>
        <w:ind w:left="720" w:hanging="360"/>
        <w:rPr>
          <w:u w:val="no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“Should” indicates an optional requirement, that is the recommended process to be followed, but is not mandatory.</w:t>
      </w:r>
      <w:r w:rsidDel="00000000" w:rsidR="00000000" w:rsidRPr="00000000">
        <w:rPr>
          <w:rtl w:val="0"/>
        </w:rPr>
      </w:r>
    </w:p>
    <w:p w:rsidR="00000000" w:rsidDel="00000000" w:rsidP="00000000" w:rsidRDefault="00000000" w:rsidRPr="00000000" w14:paraId="0000011D">
      <w:pPr>
        <w:numPr>
          <w:ilvl w:val="0"/>
          <w:numId w:val="18"/>
        </w:numPr>
        <w:ind w:left="720" w:hanging="360"/>
        <w:rPr>
          <w:u w:val="none"/>
        </w:rPr>
      </w:pPr>
      <w:r w:rsidDel="00000000" w:rsidR="00000000" w:rsidRPr="00000000">
        <w:rPr>
          <w:rtl w:val="0"/>
        </w:rPr>
        <w:t xml:space="preserve">“May” means “allowed to” or “could possibly”, and is not mandatory.</w:t>
      </w:r>
      <w:r w:rsidDel="00000000" w:rsidR="00000000" w:rsidRPr="00000000">
        <w:rPr>
          <w:rtl w:val="0"/>
        </w:rPr>
      </w:r>
    </w:p>
    <w:p w:rsidR="00000000" w:rsidDel="00000000" w:rsidP="00000000" w:rsidRDefault="00000000" w:rsidRPr="00000000" w14:paraId="0000011E">
      <w:pPr>
        <w:spacing w:after="0" w:line="240" w:lineRule="auto"/>
        <w:ind w:left="340" w:firstLine="340"/>
        <w:rPr/>
      </w:pPr>
      <w:r w:rsidDel="00000000" w:rsidR="00000000" w:rsidRPr="00000000">
        <w:rPr>
          <w:rtl w:val="0"/>
        </w:rPr>
      </w:r>
    </w:p>
    <w:p w:rsidR="00000000" w:rsidDel="00000000" w:rsidP="00000000" w:rsidRDefault="00000000" w:rsidRPr="00000000" w14:paraId="0000011F">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lnxbz9" w:id="15"/>
      <w:bookmarkEnd w:id="15"/>
      <w:r w:rsidDel="00000000" w:rsidR="00000000" w:rsidRPr="00000000">
        <w:rPr>
          <w:rtl w:val="0"/>
        </w:rPr>
        <w:t xml:space="preserve">Terms and Definitions</w:t>
      </w:r>
      <w:r w:rsidDel="00000000" w:rsidR="00000000" w:rsidRPr="00000000">
        <w:rPr>
          <w:rFonts w:ascii="Arial" w:cs="Arial" w:eastAsia="Arial" w:hAnsi="Arial"/>
          <w:i w:val="1"/>
          <w:color w:val="ff0000"/>
          <w:rtl w:val="0"/>
        </w:rPr>
        <w:t xml:space="preserve"> </w:t>
      </w:r>
      <w:r w:rsidDel="00000000" w:rsidR="00000000" w:rsidRPr="00000000">
        <w:rPr>
          <w:rtl w:val="0"/>
        </w:rPr>
      </w:r>
    </w:p>
    <w:p w:rsidR="00000000" w:rsidDel="00000000" w:rsidP="00000000" w:rsidRDefault="00000000" w:rsidRPr="00000000" w14:paraId="00000120">
      <w:pPr>
        <w:spacing w:after="0" w:line="240" w:lineRule="auto"/>
        <w:rPr/>
      </w:pPr>
      <w:r w:rsidDel="00000000" w:rsidR="00000000" w:rsidRPr="00000000">
        <w:rPr>
          <w:rFonts w:ascii="Arial" w:cs="Arial" w:eastAsia="Arial" w:hAnsi="Arial"/>
          <w:rtl w:val="0"/>
        </w:rPr>
        <w:t xml:space="preserve">The S-100 framework is based on the ISO 19100 series of geographic standards. The terms and definitions provided here are used to </w:t>
      </w:r>
      <w:r w:rsidDel="00000000" w:rsidR="00000000" w:rsidRPr="00000000">
        <w:rPr>
          <w:rtl w:val="0"/>
        </w:rPr>
        <w:t xml:space="preserve">standardise</w:t>
      </w:r>
      <w:r w:rsidDel="00000000" w:rsidR="00000000" w:rsidRPr="00000000">
        <w:rPr>
          <w:rFonts w:ascii="Arial" w:cs="Arial" w:eastAsia="Arial" w:hAnsi="Arial"/>
          <w:rtl w:val="0"/>
        </w:rPr>
        <w:t xml:space="preserve"> the relevant nomenclature found within that framework, whenever possible. Additional definitions specific to S-412 are provided in this section as well.</w:t>
      </w:r>
      <w:r w:rsidDel="00000000" w:rsidR="00000000" w:rsidRPr="00000000">
        <w:rPr>
          <w:rtl w:val="0"/>
        </w:rPr>
        <w:t xml:space="preserve"> </w:t>
      </w:r>
      <w:r w:rsidDel="00000000" w:rsidR="00000000" w:rsidRPr="00000000">
        <w:rPr>
          <w:rFonts w:ascii="Arial" w:cs="Arial" w:eastAsia="Arial" w:hAnsi="Arial"/>
          <w:rtl w:val="0"/>
        </w:rPr>
        <w:t xml:space="preserve">Features, attributes and associations that may be </w:t>
      </w:r>
      <w:r w:rsidDel="00000000" w:rsidR="00000000" w:rsidRPr="00000000">
        <w:rPr>
          <w:rtl w:val="0"/>
        </w:rPr>
        <w:t xml:space="preserve">realised</w:t>
      </w:r>
      <w:r w:rsidDel="00000000" w:rsidR="00000000" w:rsidRPr="00000000">
        <w:rPr>
          <w:rFonts w:ascii="Arial" w:cs="Arial" w:eastAsia="Arial" w:hAnsi="Arial"/>
          <w:rtl w:val="0"/>
        </w:rPr>
        <w:t xml:space="preserve"> in an S-412 compliant dataset are defined in Annex A, B and C.</w:t>
      </w:r>
      <w:r w:rsidDel="00000000" w:rsidR="00000000" w:rsidRPr="00000000">
        <w:rPr>
          <w:rtl w:val="0"/>
        </w:rPr>
      </w:r>
    </w:p>
    <w:p w:rsidR="00000000" w:rsidDel="00000000" w:rsidP="00000000" w:rsidRDefault="00000000" w:rsidRPr="00000000" w14:paraId="00000121">
      <w:pPr>
        <w:spacing w:after="0" w:line="240" w:lineRule="auto"/>
        <w:rPr/>
      </w:pPr>
      <w:r w:rsidDel="00000000" w:rsidR="00000000" w:rsidRPr="00000000">
        <w:rPr>
          <w:rtl w:val="0"/>
        </w:rPr>
      </w:r>
    </w:p>
    <w:p w:rsidR="00000000" w:rsidDel="00000000" w:rsidP="00000000" w:rsidRDefault="00000000" w:rsidRPr="00000000" w14:paraId="0000012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Abstract Class</w:t>
      </w:r>
    </w:p>
    <w:p w:rsidR="00000000" w:rsidDel="00000000" w:rsidP="00000000" w:rsidRDefault="00000000" w:rsidRPr="00000000" w14:paraId="00000123">
      <w:pPr>
        <w:widowControl w:val="0"/>
        <w:spacing w:after="0" w:before="71.12640380859375" w:line="240" w:lineRule="auto"/>
        <w:ind w:left="0" w:right="209.324951171875" w:firstLine="0"/>
        <w:jc w:val="left"/>
        <w:rPr/>
      </w:pPr>
      <w:r w:rsidDel="00000000" w:rsidR="00000000" w:rsidRPr="00000000">
        <w:rPr>
          <w:rtl w:val="0"/>
        </w:rPr>
        <w:t xml:space="preserve">An object class which cannot be instantiated, or is designated in an information model as not allowed  to be instantiated [ISO 19107]</w:t>
      </w:r>
    </w:p>
    <w:p w:rsidR="00000000" w:rsidDel="00000000" w:rsidP="00000000" w:rsidRDefault="00000000" w:rsidRPr="00000000" w14:paraId="00000124">
      <w:pPr>
        <w:widowControl w:val="0"/>
        <w:spacing w:after="0" w:before="65.61614990234375" w:line="240" w:lineRule="auto"/>
        <w:ind w:left="0" w:firstLine="0"/>
        <w:jc w:val="left"/>
        <w:rPr/>
      </w:pPr>
      <w:r w:rsidDel="00000000" w:rsidR="00000000" w:rsidRPr="00000000">
        <w:rPr>
          <w:rtl w:val="0"/>
        </w:rPr>
        <w:t xml:space="preserve">Note: subclasses of an abstract class may be either abstract or non-abstract. </w:t>
      </w:r>
    </w:p>
    <w:p w:rsidR="00000000" w:rsidDel="00000000" w:rsidP="00000000" w:rsidRDefault="00000000" w:rsidRPr="00000000" w14:paraId="00000125">
      <w:pPr>
        <w:widowControl w:val="0"/>
        <w:spacing w:after="0" w:before="65.61614990234375" w:line="240" w:lineRule="auto"/>
        <w:ind w:left="0" w:firstLine="0"/>
        <w:jc w:val="left"/>
        <w:rPr/>
      </w:pPr>
      <w:r w:rsidDel="00000000" w:rsidR="00000000" w:rsidRPr="00000000">
        <w:rPr>
          <w:rtl w:val="0"/>
        </w:rPr>
      </w:r>
    </w:p>
    <w:p w:rsidR="00000000" w:rsidDel="00000000" w:rsidP="00000000" w:rsidRDefault="00000000" w:rsidRPr="00000000" w14:paraId="00000126">
      <w:pPr>
        <w:widowControl w:val="0"/>
        <w:spacing w:after="0" w:before="65.61614990234375"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Aggregation</w:t>
      </w:r>
    </w:p>
    <w:p w:rsidR="00000000" w:rsidDel="00000000" w:rsidP="00000000" w:rsidRDefault="00000000" w:rsidRPr="00000000" w14:paraId="00000127">
      <w:pPr>
        <w:widowControl w:val="0"/>
        <w:spacing w:after="0" w:before="65.61614990234375" w:line="240" w:lineRule="auto"/>
        <w:ind w:left="0" w:firstLine="0"/>
        <w:jc w:val="left"/>
        <w:rPr/>
      </w:pPr>
      <w:r w:rsidDel="00000000" w:rsidR="00000000" w:rsidRPr="00000000">
        <w:rPr>
          <w:rtl w:val="0"/>
        </w:rPr>
        <w:t xml:space="preserve">Special form of association that specifies a whole-part relationship between the aggregate (whole)  and a component part (see composition) [ISO 19103] </w:t>
      </w:r>
    </w:p>
    <w:p w:rsidR="00000000" w:rsidDel="00000000" w:rsidP="00000000" w:rsidRDefault="00000000" w:rsidRPr="00000000" w14:paraId="00000128">
      <w:pPr>
        <w:widowControl w:val="0"/>
        <w:spacing w:after="0" w:before="65.61614990234375" w:line="240" w:lineRule="auto"/>
        <w:ind w:left="0" w:firstLine="0"/>
        <w:jc w:val="left"/>
        <w:rPr/>
      </w:pPr>
      <w:r w:rsidDel="00000000" w:rsidR="00000000" w:rsidRPr="00000000">
        <w:rPr>
          <w:rtl w:val="0"/>
        </w:rPr>
      </w:r>
    </w:p>
    <w:p w:rsidR="00000000" w:rsidDel="00000000" w:rsidP="00000000" w:rsidRDefault="00000000" w:rsidRPr="00000000" w14:paraId="00000129">
      <w:pPr>
        <w:widowControl w:val="0"/>
        <w:spacing w:after="0" w:before="65.61614990234375" w:line="240" w:lineRule="auto"/>
        <w:ind w:left="0" w:firstLine="0"/>
        <w:jc w:val="left"/>
        <w:rPr>
          <w:b w:val="1"/>
        </w:rPr>
      </w:pPr>
      <w:r w:rsidDel="00000000" w:rsidR="00000000" w:rsidRPr="00000000">
        <w:rPr>
          <w:b w:val="1"/>
          <w:rtl w:val="0"/>
        </w:rPr>
        <w:t xml:space="preserve">Application </w:t>
      </w:r>
    </w:p>
    <w:p w:rsidR="00000000" w:rsidDel="00000000" w:rsidP="00000000" w:rsidRDefault="00000000" w:rsidRPr="00000000" w14:paraId="0000012A">
      <w:pPr>
        <w:widowControl w:val="0"/>
        <w:spacing w:after="0" w:before="71.126708984375" w:line="240" w:lineRule="auto"/>
        <w:ind w:right="948.36181640625"/>
        <w:jc w:val="left"/>
        <w:rPr/>
      </w:pPr>
      <w:r w:rsidDel="00000000" w:rsidR="00000000" w:rsidRPr="00000000">
        <w:rPr>
          <w:rtl w:val="0"/>
        </w:rPr>
        <w:t xml:space="preserve">M</w:t>
      </w:r>
      <w:r w:rsidDel="00000000" w:rsidR="00000000" w:rsidRPr="00000000">
        <w:rPr>
          <w:rFonts w:ascii="Arial" w:cs="Arial" w:eastAsia="Arial" w:hAnsi="Arial"/>
          <w:rtl w:val="0"/>
        </w:rPr>
        <w:t xml:space="preserve">anipulation and processing of data in support of user requirements [ISO 19101-1:2014]</w:t>
      </w:r>
      <w:r w:rsidDel="00000000" w:rsidR="00000000" w:rsidRPr="00000000">
        <w:rPr>
          <w:rtl w:val="0"/>
        </w:rPr>
      </w:r>
    </w:p>
    <w:p w:rsidR="00000000" w:rsidDel="00000000" w:rsidP="00000000" w:rsidRDefault="00000000" w:rsidRPr="00000000" w14:paraId="0000012B">
      <w:pPr>
        <w:widowControl w:val="0"/>
        <w:spacing w:after="0" w:before="71.126708984375" w:line="240" w:lineRule="auto"/>
        <w:ind w:right="948.36181640625"/>
        <w:jc w:val="left"/>
        <w:rPr/>
      </w:pPr>
      <w:r w:rsidDel="00000000" w:rsidR="00000000" w:rsidRPr="00000000">
        <w:rPr>
          <w:rtl w:val="0"/>
        </w:rPr>
      </w:r>
    </w:p>
    <w:p w:rsidR="00000000" w:rsidDel="00000000" w:rsidP="00000000" w:rsidRDefault="00000000" w:rsidRPr="00000000" w14:paraId="0000012C">
      <w:pPr>
        <w:widowControl w:val="0"/>
        <w:spacing w:after="0" w:before="71.126708984375" w:line="240" w:lineRule="auto"/>
        <w:ind w:right="948.36181640625"/>
        <w:jc w:val="left"/>
        <w:rPr>
          <w:rFonts w:ascii="Arial" w:cs="Arial" w:eastAsia="Arial" w:hAnsi="Arial"/>
          <w:b w:val="1"/>
        </w:rPr>
      </w:pPr>
      <w:r w:rsidDel="00000000" w:rsidR="00000000" w:rsidRPr="00000000">
        <w:rPr>
          <w:rFonts w:ascii="Arial" w:cs="Arial" w:eastAsia="Arial" w:hAnsi="Arial"/>
          <w:b w:val="1"/>
          <w:rtl w:val="0"/>
        </w:rPr>
        <w:t xml:space="preserve">Application </w:t>
      </w:r>
      <w:r w:rsidDel="00000000" w:rsidR="00000000" w:rsidRPr="00000000">
        <w:rPr>
          <w:b w:val="1"/>
          <w:rtl w:val="0"/>
        </w:rPr>
        <w:t xml:space="preserve">S</w:t>
      </w:r>
      <w:r w:rsidDel="00000000" w:rsidR="00000000" w:rsidRPr="00000000">
        <w:rPr>
          <w:rFonts w:ascii="Arial" w:cs="Arial" w:eastAsia="Arial" w:hAnsi="Arial"/>
          <w:b w:val="1"/>
          <w:rtl w:val="0"/>
        </w:rPr>
        <w:t xml:space="preserve">chema</w:t>
      </w:r>
    </w:p>
    <w:p w:rsidR="00000000" w:rsidDel="00000000" w:rsidP="00000000" w:rsidRDefault="00000000" w:rsidRPr="00000000" w14:paraId="0000012D">
      <w:pPr>
        <w:spacing w:after="0" w:line="240" w:lineRule="auto"/>
        <w:rPr/>
      </w:pPr>
      <w:r w:rsidDel="00000000" w:rsidR="00000000" w:rsidRPr="00000000">
        <w:rPr>
          <w:rFonts w:ascii="Arial" w:cs="Arial" w:eastAsia="Arial" w:hAnsi="Arial"/>
          <w:rtl w:val="0"/>
        </w:rPr>
        <w:t xml:space="preserve">Conceptual schema for data required by one or more applications [ISO 19101]</w:t>
      </w:r>
      <w:r w:rsidDel="00000000" w:rsidR="00000000" w:rsidRPr="00000000">
        <w:rPr>
          <w:rtl w:val="0"/>
        </w:rPr>
      </w:r>
    </w:p>
    <w:p w:rsidR="00000000" w:rsidDel="00000000" w:rsidP="00000000" w:rsidRDefault="00000000" w:rsidRPr="00000000" w14:paraId="0000012E">
      <w:pPr>
        <w:spacing w:after="0" w:line="240" w:lineRule="auto"/>
        <w:rPr/>
      </w:pPr>
      <w:r w:rsidDel="00000000" w:rsidR="00000000" w:rsidRPr="00000000">
        <w:rPr>
          <w:rtl w:val="0"/>
        </w:rPr>
      </w:r>
    </w:p>
    <w:p w:rsidR="00000000" w:rsidDel="00000000" w:rsidP="00000000" w:rsidRDefault="00000000" w:rsidRPr="00000000" w14:paraId="0000012F">
      <w:pPr>
        <w:spacing w:after="0" w:line="240" w:lineRule="auto"/>
        <w:rPr>
          <w:rFonts w:ascii="Arial" w:cs="Arial" w:eastAsia="Arial" w:hAnsi="Arial"/>
        </w:rPr>
      </w:pPr>
      <w:r w:rsidDel="00000000" w:rsidR="00000000" w:rsidRPr="00000000">
        <w:rPr>
          <w:rFonts w:ascii="Arial" w:cs="Arial" w:eastAsia="Arial" w:hAnsi="Arial"/>
          <w:b w:val="1"/>
          <w:rtl w:val="0"/>
        </w:rPr>
        <w:t xml:space="preserve">Association</w:t>
      </w:r>
      <w:r w:rsidDel="00000000" w:rsidR="00000000" w:rsidRPr="00000000">
        <w:rPr>
          <w:rtl w:val="0"/>
        </w:rPr>
      </w:r>
    </w:p>
    <w:p w:rsidR="00000000" w:rsidDel="00000000" w:rsidP="00000000" w:rsidRDefault="00000000" w:rsidRPr="00000000" w14:paraId="00000130">
      <w:pPr>
        <w:spacing w:after="0" w:line="240" w:lineRule="auto"/>
        <w:rPr>
          <w:rFonts w:ascii="Arial" w:cs="Arial" w:eastAsia="Arial" w:hAnsi="Arial"/>
        </w:rPr>
      </w:pPr>
      <w:r w:rsidDel="00000000" w:rsidR="00000000" w:rsidRPr="00000000">
        <w:rPr>
          <w:rFonts w:ascii="Arial" w:cs="Arial" w:eastAsia="Arial" w:hAnsi="Arial"/>
          <w:rtl w:val="0"/>
        </w:rPr>
        <w:t xml:space="preserve">Semantic relationship between two or more classifiers that specifies connections among their instances [ISO 19101]</w:t>
      </w:r>
    </w:p>
    <w:p w:rsidR="00000000" w:rsidDel="00000000" w:rsidP="00000000" w:rsidRDefault="00000000" w:rsidRPr="00000000" w14:paraId="00000131">
      <w:pPr>
        <w:spacing w:after="0" w:line="240" w:lineRule="auto"/>
        <w:rPr/>
      </w:pPr>
      <w:r w:rsidDel="00000000" w:rsidR="00000000" w:rsidRPr="00000000">
        <w:rPr>
          <w:rFonts w:ascii="Arial" w:cs="Arial" w:eastAsia="Arial" w:hAnsi="Arial"/>
          <w:rtl w:val="0"/>
        </w:rPr>
        <w:t xml:space="preserve">Note: a binary association is an association among exactly two classifiers (including the possibility of an association from a classifier to itself).</w:t>
      </w: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rtl w:val="0"/>
        </w:rPr>
      </w:r>
    </w:p>
    <w:p w:rsidR="00000000" w:rsidDel="00000000" w:rsidP="00000000" w:rsidRDefault="00000000" w:rsidRPr="00000000" w14:paraId="0000013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Attribute</w:t>
      </w:r>
    </w:p>
    <w:p w:rsidR="00000000" w:rsidDel="00000000" w:rsidP="00000000" w:rsidRDefault="00000000" w:rsidRPr="00000000" w14:paraId="00000134">
      <w:pPr>
        <w:spacing w:after="0" w:line="240" w:lineRule="auto"/>
        <w:rPr>
          <w:rFonts w:ascii="Arial" w:cs="Arial" w:eastAsia="Arial" w:hAnsi="Arial"/>
        </w:rPr>
      </w:pPr>
      <w:r w:rsidDel="00000000" w:rsidR="00000000" w:rsidRPr="00000000">
        <w:rPr>
          <w:rFonts w:ascii="Arial" w:cs="Arial" w:eastAsia="Arial" w:hAnsi="Arial"/>
          <w:rtl w:val="0"/>
        </w:rPr>
        <w:t xml:space="preserve">Named property of an entity [ISO/IEC 2382-17:1999]</w:t>
      </w:r>
    </w:p>
    <w:p w:rsidR="00000000" w:rsidDel="00000000" w:rsidP="00000000" w:rsidRDefault="00000000" w:rsidRPr="00000000" w14:paraId="00000135">
      <w:pPr>
        <w:spacing w:after="0" w:line="240" w:lineRule="auto"/>
        <w:rPr/>
      </w:pPr>
      <w:r w:rsidDel="00000000" w:rsidR="00000000" w:rsidRPr="00000000">
        <w:rPr>
          <w:rFonts w:ascii="Arial" w:cs="Arial" w:eastAsia="Arial" w:hAnsi="Arial"/>
          <w:rtl w:val="0"/>
        </w:rPr>
        <w:t xml:space="preserve">Note: describes a geometrical, topological, thematic, or other characteristic of an entity.</w:t>
      </w:r>
      <w:r w:rsidDel="00000000" w:rsidR="00000000" w:rsidRPr="00000000">
        <w:rPr>
          <w:rtl w:val="0"/>
        </w:rPr>
      </w:r>
    </w:p>
    <w:p w:rsidR="00000000" w:rsidDel="00000000" w:rsidP="00000000" w:rsidRDefault="00000000" w:rsidRPr="00000000" w14:paraId="00000136">
      <w:pPr>
        <w:spacing w:after="0" w:line="240" w:lineRule="auto"/>
        <w:rPr/>
      </w:pPr>
      <w:r w:rsidDel="00000000" w:rsidR="00000000" w:rsidRPr="00000000">
        <w:rPr>
          <w:rtl w:val="0"/>
        </w:rPr>
      </w:r>
    </w:p>
    <w:p w:rsidR="00000000" w:rsidDel="00000000" w:rsidP="00000000" w:rsidRDefault="00000000" w:rsidRPr="00000000" w14:paraId="0000013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Cartesian </w:t>
      </w:r>
      <w:r w:rsidDel="00000000" w:rsidR="00000000" w:rsidRPr="00000000">
        <w:rPr>
          <w:b w:val="1"/>
          <w:rtl w:val="0"/>
        </w:rPr>
        <w:t xml:space="preserve">C</w:t>
      </w:r>
      <w:r w:rsidDel="00000000" w:rsidR="00000000" w:rsidRPr="00000000">
        <w:rPr>
          <w:rFonts w:ascii="Arial" w:cs="Arial" w:eastAsia="Arial" w:hAnsi="Arial"/>
          <w:b w:val="1"/>
          <w:rtl w:val="0"/>
        </w:rPr>
        <w:t xml:space="preserve">oordinate </w:t>
      </w:r>
      <w:r w:rsidDel="00000000" w:rsidR="00000000" w:rsidRPr="00000000">
        <w:rPr>
          <w:b w:val="1"/>
          <w:rtl w:val="0"/>
        </w:rPr>
        <w:t xml:space="preserve">S</w:t>
      </w:r>
      <w:r w:rsidDel="00000000" w:rsidR="00000000" w:rsidRPr="00000000">
        <w:rPr>
          <w:rFonts w:ascii="Arial" w:cs="Arial" w:eastAsia="Arial" w:hAnsi="Arial"/>
          <w:b w:val="1"/>
          <w:rtl w:val="0"/>
        </w:rPr>
        <w:t xml:space="preserve">ystem</w:t>
      </w:r>
    </w:p>
    <w:p w:rsidR="00000000" w:rsidDel="00000000" w:rsidP="00000000" w:rsidRDefault="00000000" w:rsidRPr="00000000" w14:paraId="00000138">
      <w:pPr>
        <w:spacing w:after="0" w:line="240" w:lineRule="auto"/>
        <w:rPr/>
      </w:pPr>
      <w:r w:rsidDel="00000000" w:rsidR="00000000" w:rsidRPr="00000000">
        <w:rPr>
          <w:rFonts w:ascii="Arial" w:cs="Arial" w:eastAsia="Arial" w:hAnsi="Arial"/>
          <w:rtl w:val="0"/>
        </w:rPr>
        <w:t xml:space="preserve">Coordinate system which gives the position of points relative to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mutually perpendicular axes. [ISO 19111]</w:t>
      </w:r>
      <w:r w:rsidDel="00000000" w:rsidR="00000000" w:rsidRPr="00000000">
        <w:rPr>
          <w:rtl w:val="0"/>
        </w:rPr>
      </w:r>
    </w:p>
    <w:p w:rsidR="00000000" w:rsidDel="00000000" w:rsidP="00000000" w:rsidRDefault="00000000" w:rsidRPr="00000000" w14:paraId="00000139">
      <w:pPr>
        <w:spacing w:after="0" w:line="240" w:lineRule="auto"/>
        <w:rPr/>
      </w:pPr>
      <w:r w:rsidDel="00000000" w:rsidR="00000000" w:rsidRPr="00000000">
        <w:rPr>
          <w:rtl w:val="0"/>
        </w:rPr>
      </w:r>
    </w:p>
    <w:p w:rsidR="00000000" w:rsidDel="00000000" w:rsidP="00000000" w:rsidRDefault="00000000" w:rsidRPr="00000000" w14:paraId="0000013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Class</w:t>
      </w:r>
    </w:p>
    <w:p w:rsidR="00000000" w:rsidDel="00000000" w:rsidP="00000000" w:rsidRDefault="00000000" w:rsidRPr="00000000" w14:paraId="0000013B">
      <w:pPr>
        <w:spacing w:after="0" w:line="240" w:lineRule="auto"/>
        <w:rPr>
          <w:rFonts w:ascii="Arial" w:cs="Arial" w:eastAsia="Arial" w:hAnsi="Arial"/>
        </w:rPr>
      </w:pPr>
      <w:r w:rsidDel="00000000" w:rsidR="00000000" w:rsidRPr="00000000">
        <w:rPr>
          <w:rFonts w:ascii="Arial" w:cs="Arial" w:eastAsia="Arial" w:hAnsi="Arial"/>
          <w:rtl w:val="0"/>
        </w:rPr>
        <w:t xml:space="preserve">Description of a set of objects that share the same attributes, operations, methods, relationships, and semantics [ISO/TS 19103:2005]</w:t>
      </w:r>
    </w:p>
    <w:p w:rsidR="00000000" w:rsidDel="00000000" w:rsidP="00000000" w:rsidRDefault="00000000" w:rsidRPr="00000000" w14:paraId="0000013C">
      <w:pPr>
        <w:spacing w:after="0" w:line="240" w:lineRule="auto"/>
        <w:rPr/>
      </w:pPr>
      <w:r w:rsidDel="00000000" w:rsidR="00000000" w:rsidRPr="00000000">
        <w:rPr>
          <w:rFonts w:ascii="Arial" w:cs="Arial" w:eastAsia="Arial" w:hAnsi="Arial"/>
          <w:rtl w:val="0"/>
        </w:rPr>
        <w:t xml:space="preserve">Note: a class represents a concept within the system being </w:t>
      </w:r>
      <w:r w:rsidDel="00000000" w:rsidR="00000000" w:rsidRPr="00000000">
        <w:rPr>
          <w:rtl w:val="0"/>
        </w:rPr>
        <w:t xml:space="preserve">modelled</w:t>
      </w:r>
      <w:r w:rsidDel="00000000" w:rsidR="00000000" w:rsidRPr="00000000">
        <w:rPr>
          <w:rFonts w:ascii="Arial" w:cs="Arial" w:eastAsia="Arial" w:hAnsi="Arial"/>
          <w:rtl w:val="0"/>
        </w:rPr>
        <w:t xml:space="preserve">. Depending on the kind of model, the concept may be real-world (for an analysis model), or it may also contain algorithmic and computer implementation concepts (for a design model). A classifier is a </w:t>
      </w:r>
      <w:r w:rsidDel="00000000" w:rsidR="00000000" w:rsidRPr="00000000">
        <w:rPr>
          <w:rtl w:val="0"/>
        </w:rPr>
        <w:t xml:space="preserve">generalisation</w:t>
      </w:r>
      <w:r w:rsidDel="00000000" w:rsidR="00000000" w:rsidRPr="00000000">
        <w:rPr>
          <w:rFonts w:ascii="Arial" w:cs="Arial" w:eastAsia="Arial" w:hAnsi="Arial"/>
          <w:rtl w:val="0"/>
        </w:rPr>
        <w:t xml:space="preserve"> of class that includes other class-like elements, such as data type, actor and component.</w:t>
      </w:r>
      <w:r w:rsidDel="00000000" w:rsidR="00000000" w:rsidRPr="00000000">
        <w:rPr>
          <w:rtl w:val="0"/>
        </w:rPr>
      </w:r>
    </w:p>
    <w:p w:rsidR="00000000" w:rsidDel="00000000" w:rsidP="00000000" w:rsidRDefault="00000000" w:rsidRPr="00000000" w14:paraId="0000013D">
      <w:pPr>
        <w:spacing w:after="0" w:line="240" w:lineRule="auto"/>
        <w:rPr/>
      </w:pPr>
      <w:r w:rsidDel="00000000" w:rsidR="00000000" w:rsidRPr="00000000">
        <w:rPr>
          <w:rtl w:val="0"/>
        </w:rPr>
      </w:r>
    </w:p>
    <w:p w:rsidR="00000000" w:rsidDel="00000000" w:rsidP="00000000" w:rsidRDefault="00000000" w:rsidRPr="00000000" w14:paraId="0000013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Code </w:t>
      </w:r>
      <w:r w:rsidDel="00000000" w:rsidR="00000000" w:rsidRPr="00000000">
        <w:rPr>
          <w:b w:val="1"/>
          <w:rtl w:val="0"/>
        </w:rPr>
        <w:t xml:space="preserve">L</w:t>
      </w:r>
      <w:r w:rsidDel="00000000" w:rsidR="00000000" w:rsidRPr="00000000">
        <w:rPr>
          <w:rFonts w:ascii="Arial" w:cs="Arial" w:eastAsia="Arial" w:hAnsi="Arial"/>
          <w:b w:val="1"/>
          <w:rtl w:val="0"/>
        </w:rPr>
        <w:t xml:space="preserve">ist</w:t>
      </w:r>
    </w:p>
    <w:p w:rsidR="00000000" w:rsidDel="00000000" w:rsidP="00000000" w:rsidRDefault="00000000" w:rsidRPr="00000000" w14:paraId="0000013F">
      <w:pPr>
        <w:spacing w:after="0" w:line="240" w:lineRule="auto"/>
        <w:rPr/>
      </w:pPr>
      <w:r w:rsidDel="00000000" w:rsidR="00000000" w:rsidRPr="00000000">
        <w:rPr>
          <w:rFonts w:ascii="Arial" w:cs="Arial" w:eastAsia="Arial" w:hAnsi="Arial"/>
          <w:rtl w:val="0"/>
        </w:rPr>
        <w:t xml:space="preserve">Value domain including a code for a permissible value [ISO 19136]</w:t>
      </w:r>
      <w:r w:rsidDel="00000000" w:rsidR="00000000" w:rsidRPr="00000000">
        <w:rPr>
          <w:rtl w:val="0"/>
        </w:rPr>
      </w:r>
    </w:p>
    <w:p w:rsidR="00000000" w:rsidDel="00000000" w:rsidP="00000000" w:rsidRDefault="00000000" w:rsidRPr="00000000" w14:paraId="00000140">
      <w:pPr>
        <w:spacing w:after="0" w:line="240" w:lineRule="auto"/>
        <w:rPr/>
      </w:pPr>
      <w:r w:rsidDel="00000000" w:rsidR="00000000" w:rsidRPr="00000000">
        <w:rPr>
          <w:rtl w:val="0"/>
        </w:rPr>
      </w:r>
    </w:p>
    <w:p w:rsidR="00000000" w:rsidDel="00000000" w:rsidP="00000000" w:rsidRDefault="00000000" w:rsidRPr="00000000" w14:paraId="0000014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Coordinate</w:t>
      </w:r>
    </w:p>
    <w:p w:rsidR="00000000" w:rsidDel="00000000" w:rsidP="00000000" w:rsidRDefault="00000000" w:rsidRPr="00000000" w14:paraId="00000142">
      <w:pPr>
        <w:spacing w:after="0" w:line="240" w:lineRule="auto"/>
        <w:rPr>
          <w:rFonts w:ascii="Arial" w:cs="Arial" w:eastAsia="Arial" w:hAnsi="Arial"/>
        </w:rPr>
      </w:pPr>
      <w:r w:rsidDel="00000000" w:rsidR="00000000" w:rsidRPr="00000000">
        <w:rPr>
          <w:rFonts w:ascii="Arial" w:cs="Arial" w:eastAsia="Arial" w:hAnsi="Arial"/>
          <w:rtl w:val="0"/>
        </w:rPr>
        <w:t xml:space="preserve">One of a sequence of </w:t>
      </w:r>
      <w:r w:rsidDel="00000000" w:rsidR="00000000" w:rsidRPr="00000000">
        <w:rPr>
          <w:rFonts w:ascii="Arial" w:cs="Arial" w:eastAsia="Arial" w:hAnsi="Arial"/>
          <w:i w:val="1"/>
          <w:rtl w:val="0"/>
        </w:rPr>
        <w:t xml:space="preserve">n</w:t>
      </w:r>
      <w:r w:rsidDel="00000000" w:rsidR="00000000" w:rsidRPr="00000000">
        <w:rPr>
          <w:rFonts w:ascii="Arial" w:cs="Arial" w:eastAsia="Arial" w:hAnsi="Arial"/>
          <w:rtl w:val="0"/>
        </w:rPr>
        <w:t xml:space="preserve"> numbers designating the position of a point in N-dimensional space [ISO 19111]</w:t>
      </w:r>
    </w:p>
    <w:p w:rsidR="00000000" w:rsidDel="00000000" w:rsidP="00000000" w:rsidRDefault="00000000" w:rsidRPr="00000000" w14:paraId="00000143">
      <w:pPr>
        <w:spacing w:after="0" w:line="240" w:lineRule="auto"/>
        <w:rPr>
          <w:rFonts w:ascii="Arial" w:cs="Arial" w:eastAsia="Arial" w:hAnsi="Arial"/>
        </w:rPr>
      </w:pPr>
      <w:r w:rsidDel="00000000" w:rsidR="00000000" w:rsidRPr="00000000">
        <w:rPr>
          <w:rFonts w:ascii="Arial" w:cs="Arial" w:eastAsia="Arial" w:hAnsi="Arial"/>
          <w:rtl w:val="0"/>
        </w:rPr>
        <w:t xml:space="preserve">Note: the numbers must be qualified by units.</w:t>
      </w:r>
    </w:p>
    <w:p w:rsidR="00000000" w:rsidDel="00000000" w:rsidP="00000000" w:rsidRDefault="00000000" w:rsidRPr="00000000" w14:paraId="00000144">
      <w:pPr>
        <w:spacing w:after="0" w:line="240" w:lineRule="auto"/>
        <w:rPr/>
      </w:pPr>
      <w:r w:rsidDel="00000000" w:rsidR="00000000" w:rsidRPr="00000000">
        <w:rPr>
          <w:rFonts w:ascii="Arial" w:cs="Arial" w:eastAsia="Arial" w:hAnsi="Arial"/>
          <w:rtl w:val="0"/>
        </w:rPr>
        <w:t xml:space="preserve">[ISO 19107, ISO 19111]</w:t>
      </w:r>
      <w:r w:rsidDel="00000000" w:rsidR="00000000" w:rsidRPr="00000000">
        <w:rPr>
          <w:rtl w:val="0"/>
        </w:rPr>
      </w:r>
    </w:p>
    <w:p w:rsidR="00000000" w:rsidDel="00000000" w:rsidP="00000000" w:rsidRDefault="00000000" w:rsidRPr="00000000" w14:paraId="00000145">
      <w:pPr>
        <w:spacing w:after="0" w:line="240" w:lineRule="auto"/>
        <w:rPr/>
      </w:pPr>
      <w:r w:rsidDel="00000000" w:rsidR="00000000" w:rsidRPr="00000000">
        <w:rPr>
          <w:rtl w:val="0"/>
        </w:rPr>
      </w:r>
    </w:p>
    <w:p w:rsidR="00000000" w:rsidDel="00000000" w:rsidP="00000000" w:rsidRDefault="00000000" w:rsidRPr="00000000" w14:paraId="0000014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Coordinate </w:t>
      </w:r>
      <w:r w:rsidDel="00000000" w:rsidR="00000000" w:rsidRPr="00000000">
        <w:rPr>
          <w:b w:val="1"/>
          <w:rtl w:val="0"/>
        </w:rPr>
        <w:t xml:space="preserve">R</w:t>
      </w:r>
      <w:r w:rsidDel="00000000" w:rsidR="00000000" w:rsidRPr="00000000">
        <w:rPr>
          <w:rFonts w:ascii="Arial" w:cs="Arial" w:eastAsia="Arial" w:hAnsi="Arial"/>
          <w:b w:val="1"/>
          <w:rtl w:val="0"/>
        </w:rPr>
        <w:t xml:space="preserve">eference </w:t>
      </w:r>
      <w:r w:rsidDel="00000000" w:rsidR="00000000" w:rsidRPr="00000000">
        <w:rPr>
          <w:b w:val="1"/>
          <w:rtl w:val="0"/>
        </w:rPr>
        <w:t xml:space="preserve">S</w:t>
      </w:r>
      <w:r w:rsidDel="00000000" w:rsidR="00000000" w:rsidRPr="00000000">
        <w:rPr>
          <w:rFonts w:ascii="Arial" w:cs="Arial" w:eastAsia="Arial" w:hAnsi="Arial"/>
          <w:b w:val="1"/>
          <w:rtl w:val="0"/>
        </w:rPr>
        <w:t xml:space="preserve">ystem</w:t>
      </w:r>
    </w:p>
    <w:p w:rsidR="00000000" w:rsidDel="00000000" w:rsidP="00000000" w:rsidRDefault="00000000" w:rsidRPr="00000000" w14:paraId="00000147">
      <w:pPr>
        <w:spacing w:after="0" w:line="240" w:lineRule="auto"/>
        <w:rPr>
          <w:rFonts w:ascii="Arial" w:cs="Arial" w:eastAsia="Arial" w:hAnsi="Arial"/>
        </w:rPr>
      </w:pPr>
      <w:r w:rsidDel="00000000" w:rsidR="00000000" w:rsidRPr="00000000">
        <w:rPr>
          <w:rFonts w:ascii="Arial" w:cs="Arial" w:eastAsia="Arial" w:hAnsi="Arial"/>
          <w:rtl w:val="0"/>
        </w:rPr>
        <w:t xml:space="preserve">A coordinate system that is related to the real world by a datum [ISO 19111] </w:t>
      </w:r>
    </w:p>
    <w:p w:rsidR="00000000" w:rsidDel="00000000" w:rsidP="00000000" w:rsidRDefault="00000000" w:rsidRPr="00000000" w14:paraId="00000148">
      <w:pPr>
        <w:spacing w:after="0" w:line="240" w:lineRule="auto"/>
        <w:rPr/>
      </w:pPr>
      <w:r w:rsidDel="00000000" w:rsidR="00000000" w:rsidRPr="00000000">
        <w:rPr>
          <w:rFonts w:ascii="Arial" w:cs="Arial" w:eastAsia="Arial" w:hAnsi="Arial"/>
          <w:rtl w:val="0"/>
        </w:rPr>
        <w:t xml:space="preserve">Note: </w:t>
      </w:r>
      <w:r w:rsidDel="00000000" w:rsidR="00000000" w:rsidRPr="00000000">
        <w:rPr>
          <w:rtl w:val="0"/>
        </w:rPr>
        <w:t xml:space="preserve">f</w:t>
      </w:r>
      <w:r w:rsidDel="00000000" w:rsidR="00000000" w:rsidRPr="00000000">
        <w:rPr>
          <w:rFonts w:ascii="Arial" w:cs="Arial" w:eastAsia="Arial" w:hAnsi="Arial"/>
          <w:rtl w:val="0"/>
        </w:rPr>
        <w:t xml:space="preserve">or geodetic and </w:t>
      </w:r>
      <w:r w:rsidDel="00000000" w:rsidR="00000000" w:rsidRPr="00000000">
        <w:rPr>
          <w:rtl w:val="0"/>
        </w:rPr>
        <w:t xml:space="preserve">vertical datums</w:t>
      </w:r>
      <w:r w:rsidDel="00000000" w:rsidR="00000000" w:rsidRPr="00000000">
        <w:rPr>
          <w:rFonts w:ascii="Arial" w:cs="Arial" w:eastAsia="Arial" w:hAnsi="Arial"/>
          <w:rtl w:val="0"/>
        </w:rPr>
        <w:t xml:space="preserve">, it will be related to the Earth.</w:t>
      </w: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rtl w:val="0"/>
        </w:rPr>
      </w:r>
    </w:p>
    <w:p w:rsidR="00000000" w:rsidDel="00000000" w:rsidP="00000000" w:rsidRDefault="00000000" w:rsidRPr="00000000" w14:paraId="0000014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Coverage</w:t>
      </w:r>
    </w:p>
    <w:p w:rsidR="00000000" w:rsidDel="00000000" w:rsidP="00000000" w:rsidRDefault="00000000" w:rsidRPr="00000000" w14:paraId="0000014B">
      <w:pPr>
        <w:spacing w:after="0" w:line="240" w:lineRule="auto"/>
        <w:rPr>
          <w:rFonts w:ascii="Arial" w:cs="Arial" w:eastAsia="Arial" w:hAnsi="Arial"/>
        </w:rPr>
      </w:pPr>
      <w:r w:rsidDel="00000000" w:rsidR="00000000" w:rsidRPr="00000000">
        <w:rPr>
          <w:rFonts w:ascii="Arial" w:cs="Arial" w:eastAsia="Arial" w:hAnsi="Arial"/>
          <w:rtl w:val="0"/>
        </w:rPr>
        <w:t xml:space="preserve">Feature that acts as a function to return values from its range for any direction position within its spatial, temporal, or spatiotemporal domain [ISO 19123:2005]</w:t>
      </w:r>
    </w:p>
    <w:p w:rsidR="00000000" w:rsidDel="00000000" w:rsidP="00000000" w:rsidRDefault="00000000" w:rsidRPr="00000000" w14:paraId="0000014C">
      <w:pPr>
        <w:spacing w:after="0" w:line="240" w:lineRule="auto"/>
        <w:rPr>
          <w:b w:val="1"/>
        </w:rPr>
      </w:pPr>
      <w:r w:rsidDel="00000000" w:rsidR="00000000" w:rsidRPr="00000000">
        <w:rPr>
          <w:rFonts w:ascii="Arial" w:cs="Arial" w:eastAsia="Arial" w:hAnsi="Arial"/>
          <w:rtl w:val="0"/>
        </w:rPr>
        <w:t xml:space="preserve">Example: Examples include a raster image, polygon overlay, or digital elevation matrix typ</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14D">
      <w:pPr>
        <w:spacing w:after="0" w:line="240" w:lineRule="auto"/>
        <w:rPr>
          <w:b w:val="1"/>
        </w:rPr>
      </w:pPr>
      <w:r w:rsidDel="00000000" w:rsidR="00000000" w:rsidRPr="00000000">
        <w:rPr>
          <w:rtl w:val="0"/>
        </w:rPr>
      </w:r>
    </w:p>
    <w:p w:rsidR="00000000" w:rsidDel="00000000" w:rsidP="00000000" w:rsidRDefault="00000000" w:rsidRPr="00000000" w14:paraId="0000014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Coverage </w:t>
      </w:r>
      <w:r w:rsidDel="00000000" w:rsidR="00000000" w:rsidRPr="00000000">
        <w:rPr>
          <w:b w:val="1"/>
          <w:rtl w:val="0"/>
        </w:rPr>
        <w:t xml:space="preserve">G</w:t>
      </w:r>
      <w:r w:rsidDel="00000000" w:rsidR="00000000" w:rsidRPr="00000000">
        <w:rPr>
          <w:rFonts w:ascii="Arial" w:cs="Arial" w:eastAsia="Arial" w:hAnsi="Arial"/>
          <w:b w:val="1"/>
          <w:rtl w:val="0"/>
        </w:rPr>
        <w:t xml:space="preserve">eometry</w:t>
      </w:r>
    </w:p>
    <w:p w:rsidR="00000000" w:rsidDel="00000000" w:rsidP="00000000" w:rsidRDefault="00000000" w:rsidRPr="00000000" w14:paraId="0000014F">
      <w:pPr>
        <w:spacing w:after="0" w:line="240" w:lineRule="auto"/>
        <w:rPr/>
      </w:pPr>
      <w:r w:rsidDel="00000000" w:rsidR="00000000" w:rsidRPr="00000000">
        <w:rPr>
          <w:rFonts w:ascii="Arial" w:cs="Arial" w:eastAsia="Arial" w:hAnsi="Arial"/>
          <w:rtl w:val="0"/>
        </w:rPr>
        <w:t xml:space="preserve">Configuration of the domain of a coverage described in terms of coordinates [ISO 19123]</w:t>
      </w:r>
      <w:r w:rsidDel="00000000" w:rsidR="00000000" w:rsidRPr="00000000">
        <w:rPr>
          <w:rtl w:val="0"/>
        </w:rPr>
      </w:r>
    </w:p>
    <w:p w:rsidR="00000000" w:rsidDel="00000000" w:rsidP="00000000" w:rsidRDefault="00000000" w:rsidRPr="00000000" w14:paraId="00000150">
      <w:pPr>
        <w:spacing w:after="0" w:line="240" w:lineRule="auto"/>
        <w:rPr/>
      </w:pPr>
      <w:r w:rsidDel="00000000" w:rsidR="00000000" w:rsidRPr="00000000">
        <w:rPr>
          <w:rtl w:val="0"/>
        </w:rPr>
      </w:r>
    </w:p>
    <w:p w:rsidR="00000000" w:rsidDel="00000000" w:rsidP="00000000" w:rsidRDefault="00000000" w:rsidRPr="00000000" w14:paraId="0000015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Curve</w:t>
      </w:r>
    </w:p>
    <w:p w:rsidR="00000000" w:rsidDel="00000000" w:rsidP="00000000" w:rsidRDefault="00000000" w:rsidRPr="00000000" w14:paraId="00000152">
      <w:pPr>
        <w:spacing w:after="0" w:line="240" w:lineRule="auto"/>
        <w:rPr>
          <w:rFonts w:ascii="Arial" w:cs="Arial" w:eastAsia="Arial" w:hAnsi="Arial"/>
        </w:rPr>
      </w:pPr>
      <w:r w:rsidDel="00000000" w:rsidR="00000000" w:rsidRPr="00000000">
        <w:rPr>
          <w:rFonts w:ascii="Arial" w:cs="Arial" w:eastAsia="Arial" w:hAnsi="Arial"/>
          <w:rtl w:val="0"/>
        </w:rPr>
        <w:t xml:space="preserve">1-dimensional geometric primitive, representing the continuous image of a line [ISO 19107]</w:t>
      </w:r>
    </w:p>
    <w:p w:rsidR="00000000" w:rsidDel="00000000" w:rsidP="00000000" w:rsidRDefault="00000000" w:rsidRPr="00000000" w14:paraId="00000153">
      <w:pPr>
        <w:spacing w:after="0" w:line="240" w:lineRule="auto"/>
        <w:rPr/>
      </w:pPr>
      <w:r w:rsidDel="00000000" w:rsidR="00000000" w:rsidRPr="00000000">
        <w:rPr>
          <w:rFonts w:ascii="Arial" w:cs="Arial" w:eastAsia="Arial" w:hAnsi="Arial"/>
          <w:rtl w:val="0"/>
        </w:rPr>
        <w:t xml:space="preserve">Note: </w:t>
      </w:r>
      <w:r w:rsidDel="00000000" w:rsidR="00000000" w:rsidRPr="00000000">
        <w:rPr>
          <w:rtl w:val="0"/>
        </w:rPr>
        <w:t xml:space="preserve">t</w:t>
      </w:r>
      <w:r w:rsidDel="00000000" w:rsidR="00000000" w:rsidRPr="00000000">
        <w:rPr>
          <w:rFonts w:ascii="Arial" w:cs="Arial" w:eastAsia="Arial" w:hAnsi="Arial"/>
          <w:rtl w:val="0"/>
        </w:rPr>
        <w:t xml:space="preserve">he boundary of a curve is the set of points at either end of the curve. If the curve is a cycle, the two ends are identical, and the curve (if topologically closed) is considered to not have a boundary. The first point is </w:t>
      </w:r>
      <w:r w:rsidDel="00000000" w:rsidR="00000000" w:rsidRPr="00000000">
        <w:rPr>
          <w:rtl w:val="0"/>
        </w:rPr>
        <w:t xml:space="preserve">called</w:t>
      </w:r>
      <w:r w:rsidDel="00000000" w:rsidR="00000000" w:rsidRPr="00000000">
        <w:rPr>
          <w:rFonts w:ascii="Arial" w:cs="Arial" w:eastAsia="Arial" w:hAnsi="Arial"/>
          <w:rtl w:val="0"/>
        </w:rPr>
        <w:t xml:space="preserve"> the start point, and the last is the end point. Connectivity of the curve is guaranteed by the “Continuous image of a line” clause. A topological theorem states that a continuous image of a connected set is connected.</w:t>
      </w:r>
      <w:r w:rsidDel="00000000" w:rsidR="00000000" w:rsidRPr="00000000">
        <w:rPr>
          <w:rtl w:val="0"/>
        </w:rPr>
      </w:r>
    </w:p>
    <w:p w:rsidR="00000000" w:rsidDel="00000000" w:rsidP="00000000" w:rsidRDefault="00000000" w:rsidRPr="00000000" w14:paraId="00000154">
      <w:pPr>
        <w:spacing w:after="0" w:line="240" w:lineRule="auto"/>
        <w:rPr/>
      </w:pPr>
      <w:r w:rsidDel="00000000" w:rsidR="00000000" w:rsidRPr="00000000">
        <w:rPr>
          <w:rtl w:val="0"/>
        </w:rPr>
      </w:r>
    </w:p>
    <w:p w:rsidR="00000000" w:rsidDel="00000000" w:rsidP="00000000" w:rsidRDefault="00000000" w:rsidRPr="00000000" w14:paraId="0000015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Data </w:t>
      </w:r>
      <w:r w:rsidDel="00000000" w:rsidR="00000000" w:rsidRPr="00000000">
        <w:rPr>
          <w:b w:val="1"/>
          <w:rtl w:val="0"/>
        </w:rPr>
        <w:t xml:space="preserve">P</w:t>
      </w:r>
      <w:r w:rsidDel="00000000" w:rsidR="00000000" w:rsidRPr="00000000">
        <w:rPr>
          <w:rFonts w:ascii="Arial" w:cs="Arial" w:eastAsia="Arial" w:hAnsi="Arial"/>
          <w:b w:val="1"/>
          <w:rtl w:val="0"/>
        </w:rPr>
        <w:t xml:space="preserve">roduct</w:t>
      </w:r>
    </w:p>
    <w:p w:rsidR="00000000" w:rsidDel="00000000" w:rsidP="00000000" w:rsidRDefault="00000000" w:rsidRPr="00000000" w14:paraId="00000156">
      <w:pPr>
        <w:spacing w:after="0" w:line="240" w:lineRule="auto"/>
        <w:rPr/>
      </w:pPr>
      <w:r w:rsidDel="00000000" w:rsidR="00000000" w:rsidRPr="00000000">
        <w:rPr>
          <w:rFonts w:ascii="Arial" w:cs="Arial" w:eastAsia="Arial" w:hAnsi="Arial"/>
          <w:rtl w:val="0"/>
        </w:rPr>
        <w:t xml:space="preserve">A dataset or dataset series that conforms to a data product specification [ISO 19131]</w:t>
      </w: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rtl w:val="0"/>
        </w:rPr>
      </w:r>
    </w:p>
    <w:p w:rsidR="00000000" w:rsidDel="00000000" w:rsidP="00000000" w:rsidRDefault="00000000" w:rsidRPr="00000000" w14:paraId="00000158">
      <w:pPr>
        <w:spacing w:after="0" w:line="240" w:lineRule="auto"/>
        <w:rPr>
          <w:rFonts w:ascii="Arial" w:cs="Arial" w:eastAsia="Arial" w:hAnsi="Arial"/>
        </w:rPr>
      </w:pPr>
      <w:r w:rsidDel="00000000" w:rsidR="00000000" w:rsidRPr="00000000">
        <w:rPr>
          <w:rFonts w:ascii="Arial" w:cs="Arial" w:eastAsia="Arial" w:hAnsi="Arial"/>
          <w:b w:val="1"/>
          <w:rtl w:val="0"/>
        </w:rPr>
        <w:t xml:space="preserve">Data </w:t>
      </w:r>
      <w:r w:rsidDel="00000000" w:rsidR="00000000" w:rsidRPr="00000000">
        <w:rPr>
          <w:b w:val="1"/>
          <w:rtl w:val="0"/>
        </w:rPr>
        <w:t xml:space="preserve">S</w:t>
      </w:r>
      <w:r w:rsidDel="00000000" w:rsidR="00000000" w:rsidRPr="00000000">
        <w:rPr>
          <w:rFonts w:ascii="Arial" w:cs="Arial" w:eastAsia="Arial" w:hAnsi="Arial"/>
          <w:b w:val="1"/>
          <w:rtl w:val="0"/>
        </w:rPr>
        <w:t xml:space="preserve">et</w:t>
      </w:r>
      <w:r w:rsidDel="00000000" w:rsidR="00000000" w:rsidRPr="00000000">
        <w:rPr>
          <w:rtl w:val="0"/>
        </w:rPr>
      </w:r>
    </w:p>
    <w:p w:rsidR="00000000" w:rsidDel="00000000" w:rsidP="00000000" w:rsidRDefault="00000000" w:rsidRPr="00000000" w14:paraId="00000159">
      <w:pPr>
        <w:spacing w:after="0" w:line="240" w:lineRule="auto"/>
        <w:rPr>
          <w:rFonts w:ascii="Arial" w:cs="Arial" w:eastAsia="Arial" w:hAnsi="Arial"/>
        </w:rPr>
      </w:pPr>
      <w:r w:rsidDel="00000000" w:rsidR="00000000" w:rsidRPr="00000000">
        <w:rPr>
          <w:rFonts w:ascii="Arial" w:cs="Arial" w:eastAsia="Arial" w:hAnsi="Arial"/>
          <w:rtl w:val="0"/>
        </w:rPr>
        <w:t xml:space="preserve">Identifiable collection of data [ISO 19115]</w:t>
      </w:r>
    </w:p>
    <w:p w:rsidR="00000000" w:rsidDel="00000000" w:rsidP="00000000" w:rsidRDefault="00000000" w:rsidRPr="00000000" w14:paraId="0000015A">
      <w:pPr>
        <w:spacing w:after="0" w:line="240" w:lineRule="auto"/>
        <w:rPr/>
      </w:pPr>
      <w:r w:rsidDel="00000000" w:rsidR="00000000" w:rsidRPr="00000000">
        <w:rPr>
          <w:rFonts w:ascii="Arial" w:cs="Arial" w:eastAsia="Arial" w:hAnsi="Arial"/>
          <w:rtl w:val="0"/>
        </w:rPr>
        <w:t xml:space="preserve">Note: a dataset may be a smaller grouping of data which, </w:t>
      </w:r>
      <w:r w:rsidDel="00000000" w:rsidR="00000000" w:rsidRPr="00000000">
        <w:rPr>
          <w:rtl w:val="0"/>
        </w:rPr>
        <w:t xml:space="preserve">though</w:t>
      </w:r>
      <w:r w:rsidDel="00000000" w:rsidR="00000000" w:rsidRPr="00000000">
        <w:rPr>
          <w:rFonts w:ascii="Arial" w:cs="Arial" w:eastAsia="Arial" w:hAnsi="Arial"/>
          <w:rtl w:val="0"/>
        </w:rPr>
        <w:t xml:space="preserve"> limited by some constraint such as </w:t>
      </w:r>
      <w:r w:rsidDel="00000000" w:rsidR="00000000" w:rsidRPr="00000000">
        <w:rPr>
          <w:rtl w:val="0"/>
        </w:rPr>
        <w:t xml:space="preserve">spatial</w:t>
      </w:r>
      <w:r w:rsidDel="00000000" w:rsidR="00000000" w:rsidRPr="00000000">
        <w:rPr>
          <w:rFonts w:ascii="Arial" w:cs="Arial" w:eastAsia="Arial" w:hAnsi="Arial"/>
          <w:rtl w:val="0"/>
        </w:rPr>
        <w:t xml:space="preserve"> extent or feature type, is located physically within a larger dataset. Theoretically, a dataset may be as small as a single feature or feature attribute contained within a larger dataset. A hardcopy map or chart may be considered a dataset. </w:t>
      </w:r>
      <w:r w:rsidDel="00000000" w:rsidR="00000000" w:rsidRPr="00000000">
        <w:rPr>
          <w:rtl w:val="0"/>
        </w:rPr>
      </w:r>
    </w:p>
    <w:p w:rsidR="00000000" w:rsidDel="00000000" w:rsidP="00000000" w:rsidRDefault="00000000" w:rsidRPr="00000000" w14:paraId="0000015B">
      <w:pPr>
        <w:spacing w:after="0" w:line="240" w:lineRule="auto"/>
        <w:rPr/>
      </w:pPr>
      <w:r w:rsidDel="00000000" w:rsidR="00000000" w:rsidRPr="00000000">
        <w:rPr>
          <w:rtl w:val="0"/>
        </w:rPr>
      </w:r>
    </w:p>
    <w:p w:rsidR="00000000" w:rsidDel="00000000" w:rsidP="00000000" w:rsidRDefault="00000000" w:rsidRPr="00000000" w14:paraId="0000015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Data </w:t>
      </w:r>
      <w:r w:rsidDel="00000000" w:rsidR="00000000" w:rsidRPr="00000000">
        <w:rPr>
          <w:b w:val="1"/>
          <w:rtl w:val="0"/>
        </w:rPr>
        <w:t xml:space="preserve">T</w:t>
      </w:r>
      <w:r w:rsidDel="00000000" w:rsidR="00000000" w:rsidRPr="00000000">
        <w:rPr>
          <w:rFonts w:ascii="Arial" w:cs="Arial" w:eastAsia="Arial" w:hAnsi="Arial"/>
          <w:b w:val="1"/>
          <w:rtl w:val="0"/>
        </w:rPr>
        <w:t xml:space="preserve">ype</w:t>
      </w:r>
    </w:p>
    <w:p w:rsidR="00000000" w:rsidDel="00000000" w:rsidP="00000000" w:rsidRDefault="00000000" w:rsidRPr="00000000" w14:paraId="0000015D">
      <w:pPr>
        <w:spacing w:after="0" w:line="240" w:lineRule="auto"/>
        <w:rPr>
          <w:rFonts w:ascii="Arial" w:cs="Arial" w:eastAsia="Arial" w:hAnsi="Arial"/>
        </w:rPr>
      </w:pPr>
      <w:r w:rsidDel="00000000" w:rsidR="00000000" w:rsidRPr="00000000">
        <w:rPr>
          <w:rFonts w:ascii="Arial" w:cs="Arial" w:eastAsia="Arial" w:hAnsi="Arial"/>
          <w:rtl w:val="0"/>
        </w:rPr>
        <w:t xml:space="preserve">Specification of a value domain with operations allowed on values in this domain [ISO/TS 19103:2005]</w:t>
      </w:r>
    </w:p>
    <w:p w:rsidR="00000000" w:rsidDel="00000000" w:rsidP="00000000" w:rsidRDefault="00000000" w:rsidRPr="00000000" w14:paraId="0000015E">
      <w:pPr>
        <w:spacing w:after="0" w:line="240" w:lineRule="auto"/>
        <w:rPr/>
      </w:pPr>
      <w:r w:rsidDel="00000000" w:rsidR="00000000" w:rsidRPr="00000000">
        <w:rPr>
          <w:rFonts w:ascii="Arial" w:cs="Arial" w:eastAsia="Arial" w:hAnsi="Arial"/>
          <w:rtl w:val="0"/>
        </w:rPr>
        <w:t xml:space="preserve">Example: Integer, Real, Boolean, String, Date</w:t>
      </w:r>
      <w:r w:rsidDel="00000000" w:rsidR="00000000" w:rsidRPr="00000000">
        <w:rPr>
          <w:rtl w:val="0"/>
        </w:rPr>
      </w:r>
    </w:p>
    <w:p w:rsidR="00000000" w:rsidDel="00000000" w:rsidP="00000000" w:rsidRDefault="00000000" w:rsidRPr="00000000" w14:paraId="0000015F">
      <w:pPr>
        <w:spacing w:after="0" w:line="240" w:lineRule="auto"/>
        <w:rPr/>
      </w:pPr>
      <w:r w:rsidDel="00000000" w:rsidR="00000000" w:rsidRPr="00000000">
        <w:rPr>
          <w:rtl w:val="0"/>
        </w:rPr>
      </w:r>
    </w:p>
    <w:p w:rsidR="00000000" w:rsidDel="00000000" w:rsidP="00000000" w:rsidRDefault="00000000" w:rsidRPr="00000000" w14:paraId="0000016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Direct </w:t>
      </w:r>
      <w:r w:rsidDel="00000000" w:rsidR="00000000" w:rsidRPr="00000000">
        <w:rPr>
          <w:b w:val="1"/>
          <w:rtl w:val="0"/>
        </w:rPr>
        <w:t xml:space="preserve">P</w:t>
      </w:r>
      <w:r w:rsidDel="00000000" w:rsidR="00000000" w:rsidRPr="00000000">
        <w:rPr>
          <w:rFonts w:ascii="Arial" w:cs="Arial" w:eastAsia="Arial" w:hAnsi="Arial"/>
          <w:b w:val="1"/>
          <w:rtl w:val="0"/>
        </w:rPr>
        <w:t xml:space="preserve">osition</w:t>
      </w:r>
    </w:p>
    <w:p w:rsidR="00000000" w:rsidDel="00000000" w:rsidP="00000000" w:rsidRDefault="00000000" w:rsidRPr="00000000" w14:paraId="00000161">
      <w:pPr>
        <w:spacing w:after="0" w:line="240" w:lineRule="auto"/>
        <w:rPr/>
      </w:pPr>
      <w:r w:rsidDel="00000000" w:rsidR="00000000" w:rsidRPr="00000000">
        <w:rPr>
          <w:rFonts w:ascii="Arial" w:cs="Arial" w:eastAsia="Arial" w:hAnsi="Arial"/>
          <w:rtl w:val="0"/>
        </w:rPr>
        <w:t xml:space="preserve">Position described by a single set of coordinates within a coordinate reference system [ISO 19107]</w:t>
      </w:r>
      <w:r w:rsidDel="00000000" w:rsidR="00000000" w:rsidRPr="00000000">
        <w:rPr>
          <w:rtl w:val="0"/>
        </w:rPr>
      </w:r>
    </w:p>
    <w:p w:rsidR="00000000" w:rsidDel="00000000" w:rsidP="00000000" w:rsidRDefault="00000000" w:rsidRPr="00000000" w14:paraId="00000162">
      <w:pPr>
        <w:spacing w:after="0" w:line="240" w:lineRule="auto"/>
        <w:rPr/>
      </w:pPr>
      <w:r w:rsidDel="00000000" w:rsidR="00000000" w:rsidRPr="00000000">
        <w:rPr>
          <w:rtl w:val="0"/>
        </w:rPr>
      </w:r>
    </w:p>
    <w:p w:rsidR="00000000" w:rsidDel="00000000" w:rsidP="00000000" w:rsidRDefault="00000000" w:rsidRPr="00000000" w14:paraId="0000016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Feature</w:t>
      </w:r>
    </w:p>
    <w:p w:rsidR="00000000" w:rsidDel="00000000" w:rsidP="00000000" w:rsidRDefault="00000000" w:rsidRPr="00000000" w14:paraId="00000164">
      <w:pPr>
        <w:spacing w:after="0" w:line="240" w:lineRule="auto"/>
        <w:rPr>
          <w:rFonts w:ascii="Arial" w:cs="Arial" w:eastAsia="Arial" w:hAnsi="Arial"/>
        </w:rPr>
      </w:pPr>
      <w:r w:rsidDel="00000000" w:rsidR="00000000" w:rsidRPr="00000000">
        <w:rPr>
          <w:rFonts w:ascii="Arial" w:cs="Arial" w:eastAsia="Arial" w:hAnsi="Arial"/>
          <w:rtl w:val="0"/>
        </w:rPr>
        <w:t xml:space="preserve">Abstraction of real world phenomena [ISO 19101:2003]</w:t>
      </w:r>
    </w:p>
    <w:p w:rsidR="00000000" w:rsidDel="00000000" w:rsidP="00000000" w:rsidRDefault="00000000" w:rsidRPr="00000000" w14:paraId="00000165">
      <w:pPr>
        <w:spacing w:after="0" w:line="240" w:lineRule="auto"/>
        <w:rPr/>
      </w:pPr>
      <w:r w:rsidDel="00000000" w:rsidR="00000000" w:rsidRPr="00000000">
        <w:rPr>
          <w:rFonts w:ascii="Arial" w:cs="Arial" w:eastAsia="Arial" w:hAnsi="Arial"/>
          <w:rtl w:val="0"/>
        </w:rPr>
        <w:t xml:space="preserve">Example: The phenomenon truck may be classified with other similar phenomena into a feature type named automobile.</w:t>
      </w:r>
      <w:r w:rsidDel="00000000" w:rsidR="00000000" w:rsidRPr="00000000">
        <w:rPr>
          <w:rtl w:val="0"/>
        </w:rPr>
      </w:r>
    </w:p>
    <w:p w:rsidR="00000000" w:rsidDel="00000000" w:rsidP="00000000" w:rsidRDefault="00000000" w:rsidRPr="00000000" w14:paraId="00000166">
      <w:pPr>
        <w:spacing w:after="0" w:line="240" w:lineRule="auto"/>
        <w:rPr/>
      </w:pPr>
      <w:r w:rsidDel="00000000" w:rsidR="00000000" w:rsidRPr="00000000">
        <w:rPr>
          <w:rtl w:val="0"/>
        </w:rPr>
      </w:r>
    </w:p>
    <w:p w:rsidR="00000000" w:rsidDel="00000000" w:rsidP="00000000" w:rsidRDefault="00000000" w:rsidRPr="00000000" w14:paraId="0000016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Feature </w:t>
      </w:r>
      <w:r w:rsidDel="00000000" w:rsidR="00000000" w:rsidRPr="00000000">
        <w:rPr>
          <w:b w:val="1"/>
          <w:rtl w:val="0"/>
        </w:rPr>
        <w:t xml:space="preserve">A</w:t>
      </w:r>
      <w:r w:rsidDel="00000000" w:rsidR="00000000" w:rsidRPr="00000000">
        <w:rPr>
          <w:rFonts w:ascii="Arial" w:cs="Arial" w:eastAsia="Arial" w:hAnsi="Arial"/>
          <w:b w:val="1"/>
          <w:rtl w:val="0"/>
        </w:rPr>
        <w:t xml:space="preserve">ttribute</w:t>
      </w:r>
    </w:p>
    <w:p w:rsidR="00000000" w:rsidDel="00000000" w:rsidP="00000000" w:rsidRDefault="00000000" w:rsidRPr="00000000" w14:paraId="00000168">
      <w:pPr>
        <w:spacing w:after="0" w:line="240" w:lineRule="auto"/>
        <w:rPr>
          <w:rFonts w:ascii="Arial" w:cs="Arial" w:eastAsia="Arial" w:hAnsi="Arial"/>
        </w:rPr>
      </w:pPr>
      <w:r w:rsidDel="00000000" w:rsidR="00000000" w:rsidRPr="00000000">
        <w:rPr>
          <w:rFonts w:ascii="Arial" w:cs="Arial" w:eastAsia="Arial" w:hAnsi="Arial"/>
          <w:rtl w:val="0"/>
        </w:rPr>
        <w:t xml:space="preserve">Characteristic of a feature [ISO 19101]</w:t>
      </w:r>
    </w:p>
    <w:p w:rsidR="00000000" w:rsidDel="00000000" w:rsidP="00000000" w:rsidRDefault="00000000" w:rsidRPr="00000000" w14:paraId="00000169">
      <w:pPr>
        <w:spacing w:after="0" w:line="240" w:lineRule="auto"/>
        <w:rPr>
          <w:rFonts w:ascii="Arial" w:cs="Arial" w:eastAsia="Arial" w:hAnsi="Arial"/>
        </w:rPr>
      </w:pPr>
      <w:r w:rsidDel="00000000" w:rsidR="00000000" w:rsidRPr="00000000">
        <w:rPr>
          <w:rFonts w:ascii="Arial" w:cs="Arial" w:eastAsia="Arial" w:hAnsi="Arial"/>
          <w:rtl w:val="0"/>
        </w:rPr>
        <w:t xml:space="preserve">Note: </w:t>
      </w:r>
      <w:r w:rsidDel="00000000" w:rsidR="00000000" w:rsidRPr="00000000">
        <w:rPr>
          <w:rtl w:val="0"/>
        </w:rPr>
        <w:t xml:space="preserve">a</w:t>
      </w:r>
      <w:r w:rsidDel="00000000" w:rsidR="00000000" w:rsidRPr="00000000">
        <w:rPr>
          <w:rFonts w:ascii="Arial" w:cs="Arial" w:eastAsia="Arial" w:hAnsi="Arial"/>
          <w:rtl w:val="0"/>
        </w:rPr>
        <w:t xml:space="preserve"> feature attribute type has a name, a data type and a domain associated </w:t>
      </w:r>
      <w:r w:rsidDel="00000000" w:rsidR="00000000" w:rsidRPr="00000000">
        <w:rPr>
          <w:rtl w:val="0"/>
        </w:rPr>
        <w:t xml:space="preserve">with it</w:t>
      </w:r>
      <w:r w:rsidDel="00000000" w:rsidR="00000000" w:rsidRPr="00000000">
        <w:rPr>
          <w:rFonts w:ascii="Arial" w:cs="Arial" w:eastAsia="Arial" w:hAnsi="Arial"/>
          <w:rtl w:val="0"/>
        </w:rPr>
        <w:t xml:space="preserve">.</w:t>
      </w:r>
      <w:r w:rsidDel="00000000" w:rsidR="00000000" w:rsidRPr="00000000">
        <w:rPr>
          <w:rtl w:val="0"/>
        </w:rPr>
        <w:t xml:space="preserve"> </w:t>
      </w:r>
      <w:r w:rsidDel="00000000" w:rsidR="00000000" w:rsidRPr="00000000">
        <w:rPr>
          <w:rFonts w:ascii="Arial" w:cs="Arial" w:eastAsia="Arial" w:hAnsi="Arial"/>
          <w:rtl w:val="0"/>
        </w:rPr>
        <w:t xml:space="preserve">A feature attribute instance has an attribute value taken from the value domain of the feature attribute type.</w:t>
      </w:r>
    </w:p>
    <w:p w:rsidR="00000000" w:rsidDel="00000000" w:rsidP="00000000" w:rsidRDefault="00000000" w:rsidRPr="00000000" w14:paraId="0000016A">
      <w:pPr>
        <w:spacing w:after="0" w:line="240" w:lineRule="auto"/>
        <w:rPr/>
      </w:pPr>
      <w:r w:rsidDel="00000000" w:rsidR="00000000" w:rsidRPr="00000000">
        <w:rPr>
          <w:rFonts w:ascii="Arial" w:cs="Arial" w:eastAsia="Arial" w:hAnsi="Arial"/>
          <w:rtl w:val="0"/>
        </w:rPr>
        <w:t xml:space="preserve">Example: A feature attribute named ‘</w:t>
      </w:r>
      <w:r w:rsidDel="00000000" w:rsidR="00000000" w:rsidRPr="00000000">
        <w:rPr>
          <w:rtl w:val="0"/>
        </w:rPr>
        <w:t xml:space="preserve">colour</w:t>
      </w:r>
      <w:r w:rsidDel="00000000" w:rsidR="00000000" w:rsidRPr="00000000">
        <w:rPr>
          <w:rFonts w:ascii="Arial" w:cs="Arial" w:eastAsia="Arial" w:hAnsi="Arial"/>
          <w:rtl w:val="0"/>
        </w:rPr>
        <w:t xml:space="preserve">’ may have an attribute value ‘green’ which belongs to the data type ‘text’.</w:t>
      </w:r>
      <w:r w:rsidDel="00000000" w:rsidR="00000000" w:rsidRPr="00000000">
        <w:rPr>
          <w:rtl w:val="0"/>
        </w:rPr>
      </w:r>
    </w:p>
    <w:p w:rsidR="00000000" w:rsidDel="00000000" w:rsidP="00000000" w:rsidRDefault="00000000" w:rsidRPr="00000000" w14:paraId="0000016B">
      <w:pPr>
        <w:spacing w:after="0" w:line="240" w:lineRule="auto"/>
        <w:rPr/>
      </w:pPr>
      <w:r w:rsidDel="00000000" w:rsidR="00000000" w:rsidRPr="00000000">
        <w:rPr>
          <w:rtl w:val="0"/>
        </w:rPr>
      </w:r>
    </w:p>
    <w:p w:rsidR="00000000" w:rsidDel="00000000" w:rsidP="00000000" w:rsidRDefault="00000000" w:rsidRPr="00000000" w14:paraId="0000016C">
      <w:pPr>
        <w:spacing w:after="0" w:line="240" w:lineRule="auto"/>
        <w:rPr>
          <w:rFonts w:ascii="Arial" w:cs="Arial" w:eastAsia="Arial" w:hAnsi="Arial"/>
        </w:rPr>
      </w:pPr>
      <w:r w:rsidDel="00000000" w:rsidR="00000000" w:rsidRPr="00000000">
        <w:rPr>
          <w:rFonts w:ascii="Arial" w:cs="Arial" w:eastAsia="Arial" w:hAnsi="Arial"/>
          <w:b w:val="1"/>
          <w:rtl w:val="0"/>
        </w:rPr>
        <w:t xml:space="preserve">Feature </w:t>
      </w:r>
      <w:r w:rsidDel="00000000" w:rsidR="00000000" w:rsidRPr="00000000">
        <w:rPr>
          <w:b w:val="1"/>
          <w:rtl w:val="0"/>
        </w:rPr>
        <w:t xml:space="preserve">catalogue</w:t>
      </w:r>
      <w:r w:rsidDel="00000000" w:rsidR="00000000" w:rsidRPr="00000000">
        <w:rPr>
          <w:rtl w:val="0"/>
        </w:rPr>
      </w:r>
    </w:p>
    <w:p w:rsidR="00000000" w:rsidDel="00000000" w:rsidP="00000000" w:rsidRDefault="00000000" w:rsidRPr="00000000" w14:paraId="0000016D">
      <w:pPr>
        <w:spacing w:after="0" w:line="240" w:lineRule="auto"/>
        <w:rPr/>
      </w:pPr>
      <w:r w:rsidDel="00000000" w:rsidR="00000000" w:rsidRPr="00000000">
        <w:rPr>
          <w:rFonts w:ascii="Arial" w:cs="Arial" w:eastAsia="Arial" w:hAnsi="Arial"/>
          <w:rtl w:val="0"/>
        </w:rPr>
        <w:t xml:space="preserve">A </w:t>
      </w:r>
      <w:r w:rsidDel="00000000" w:rsidR="00000000" w:rsidRPr="00000000">
        <w:rPr>
          <w:rtl w:val="0"/>
        </w:rPr>
        <w:t xml:space="preserve">catalogue</w:t>
      </w:r>
      <w:r w:rsidDel="00000000" w:rsidR="00000000" w:rsidRPr="00000000">
        <w:rPr>
          <w:rFonts w:ascii="Arial" w:cs="Arial" w:eastAsia="Arial" w:hAnsi="Arial"/>
          <w:rtl w:val="0"/>
        </w:rPr>
        <w:t xml:space="preserve"> containing definitions and descriptions of the feature types, feature attributes, and feature associations occurring in one or more sets of geographic data [ISO 19110]</w:t>
      </w:r>
      <w:r w:rsidDel="00000000" w:rsidR="00000000" w:rsidRPr="00000000">
        <w:rPr>
          <w:rtl w:val="0"/>
        </w:rPr>
      </w:r>
    </w:p>
    <w:p w:rsidR="00000000" w:rsidDel="00000000" w:rsidP="00000000" w:rsidRDefault="00000000" w:rsidRPr="00000000" w14:paraId="0000016E">
      <w:pPr>
        <w:spacing w:after="0" w:line="240" w:lineRule="auto"/>
        <w:rPr/>
      </w:pPr>
      <w:r w:rsidDel="00000000" w:rsidR="00000000" w:rsidRPr="00000000">
        <w:rPr>
          <w:rtl w:val="0"/>
        </w:rPr>
      </w:r>
    </w:p>
    <w:p w:rsidR="00000000" w:rsidDel="00000000" w:rsidP="00000000" w:rsidRDefault="00000000" w:rsidRPr="00000000" w14:paraId="0000016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Feature </w:t>
      </w:r>
      <w:r w:rsidDel="00000000" w:rsidR="00000000" w:rsidRPr="00000000">
        <w:rPr>
          <w:b w:val="1"/>
          <w:rtl w:val="0"/>
        </w:rPr>
        <w:t xml:space="preserve">P</w:t>
      </w:r>
      <w:r w:rsidDel="00000000" w:rsidR="00000000" w:rsidRPr="00000000">
        <w:rPr>
          <w:rFonts w:ascii="Arial" w:cs="Arial" w:eastAsia="Arial" w:hAnsi="Arial"/>
          <w:b w:val="1"/>
          <w:rtl w:val="0"/>
        </w:rPr>
        <w:t xml:space="preserve">ortrayal </w:t>
      </w:r>
      <w:r w:rsidDel="00000000" w:rsidR="00000000" w:rsidRPr="00000000">
        <w:rPr>
          <w:b w:val="1"/>
          <w:rtl w:val="0"/>
        </w:rPr>
        <w:t xml:space="preserve">F</w:t>
      </w:r>
      <w:r w:rsidDel="00000000" w:rsidR="00000000" w:rsidRPr="00000000">
        <w:rPr>
          <w:rFonts w:ascii="Arial" w:cs="Arial" w:eastAsia="Arial" w:hAnsi="Arial"/>
          <w:b w:val="1"/>
          <w:rtl w:val="0"/>
        </w:rPr>
        <w:t xml:space="preserve">unction</w:t>
      </w:r>
    </w:p>
    <w:p w:rsidR="00000000" w:rsidDel="00000000" w:rsidP="00000000" w:rsidRDefault="00000000" w:rsidRPr="00000000" w14:paraId="00000170">
      <w:pPr>
        <w:spacing w:after="0" w:line="240" w:lineRule="auto"/>
        <w:rPr/>
      </w:pPr>
      <w:r w:rsidDel="00000000" w:rsidR="00000000" w:rsidRPr="00000000">
        <w:rPr>
          <w:rFonts w:ascii="Arial" w:cs="Arial" w:eastAsia="Arial" w:hAnsi="Arial"/>
          <w:rtl w:val="0"/>
        </w:rPr>
        <w:t xml:space="preserve">Function that maps a geographic feature to a symbol [ISO 19117:2012 (E), 4.10]</w:t>
      </w:r>
      <w:r w:rsidDel="00000000" w:rsidR="00000000" w:rsidRPr="00000000">
        <w:rPr>
          <w:rtl w:val="0"/>
        </w:rPr>
      </w:r>
    </w:p>
    <w:p w:rsidR="00000000" w:rsidDel="00000000" w:rsidP="00000000" w:rsidRDefault="00000000" w:rsidRPr="00000000" w14:paraId="00000171">
      <w:pPr>
        <w:spacing w:after="0" w:line="240" w:lineRule="auto"/>
        <w:rPr/>
      </w:pPr>
      <w:r w:rsidDel="00000000" w:rsidR="00000000" w:rsidRPr="00000000">
        <w:rPr>
          <w:rtl w:val="0"/>
        </w:rPr>
      </w:r>
    </w:p>
    <w:p w:rsidR="00000000" w:rsidDel="00000000" w:rsidP="00000000" w:rsidRDefault="00000000" w:rsidRPr="00000000" w14:paraId="0000017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Function</w:t>
      </w:r>
    </w:p>
    <w:p w:rsidR="00000000" w:rsidDel="00000000" w:rsidP="00000000" w:rsidRDefault="00000000" w:rsidRPr="00000000" w14:paraId="00000173">
      <w:pPr>
        <w:spacing w:after="0" w:line="240" w:lineRule="auto"/>
        <w:rPr>
          <w:rFonts w:ascii="Arial" w:cs="Arial" w:eastAsia="Arial" w:hAnsi="Arial"/>
        </w:rPr>
      </w:pPr>
      <w:r w:rsidDel="00000000" w:rsidR="00000000" w:rsidRPr="00000000">
        <w:rPr>
          <w:rFonts w:ascii="Arial" w:cs="Arial" w:eastAsia="Arial" w:hAnsi="Arial"/>
          <w:rtl w:val="0"/>
        </w:rPr>
        <w:t xml:space="preserve">Rule that associates each element from a domain (source, or domain of the function) to a unique element in another domain (target, co-domain, or range) [ISO 19107]</w:t>
      </w:r>
    </w:p>
    <w:p w:rsidR="00000000" w:rsidDel="00000000" w:rsidP="00000000" w:rsidRDefault="00000000" w:rsidRPr="00000000" w14:paraId="00000174">
      <w:pPr>
        <w:spacing w:after="0" w:line="240" w:lineRule="auto"/>
        <w:rPr/>
      </w:pPr>
      <w:r w:rsidDel="00000000" w:rsidR="00000000" w:rsidRPr="00000000">
        <w:rPr>
          <w:rFonts w:ascii="Arial" w:cs="Arial" w:eastAsia="Arial" w:hAnsi="Arial"/>
          <w:rtl w:val="0"/>
        </w:rPr>
        <w:t xml:space="preserve">Note: the range is defined by another domain.</w:t>
      </w:r>
      <w:r w:rsidDel="00000000" w:rsidR="00000000" w:rsidRPr="00000000">
        <w:rPr>
          <w:rtl w:val="0"/>
        </w:rPr>
      </w:r>
    </w:p>
    <w:p w:rsidR="00000000" w:rsidDel="00000000" w:rsidP="00000000" w:rsidRDefault="00000000" w:rsidRPr="00000000" w14:paraId="00000175">
      <w:pPr>
        <w:spacing w:after="0" w:line="240" w:lineRule="auto"/>
        <w:rPr/>
      </w:pPr>
      <w:r w:rsidDel="00000000" w:rsidR="00000000" w:rsidRPr="00000000">
        <w:rPr>
          <w:rtl w:val="0"/>
        </w:rPr>
      </w:r>
    </w:p>
    <w:p w:rsidR="00000000" w:rsidDel="00000000" w:rsidP="00000000" w:rsidRDefault="00000000" w:rsidRPr="00000000" w14:paraId="0000017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Geometric </w:t>
      </w:r>
      <w:r w:rsidDel="00000000" w:rsidR="00000000" w:rsidRPr="00000000">
        <w:rPr>
          <w:b w:val="1"/>
          <w:rtl w:val="0"/>
        </w:rPr>
        <w:t xml:space="preserve">O</w:t>
      </w:r>
      <w:r w:rsidDel="00000000" w:rsidR="00000000" w:rsidRPr="00000000">
        <w:rPr>
          <w:rFonts w:ascii="Arial" w:cs="Arial" w:eastAsia="Arial" w:hAnsi="Arial"/>
          <w:b w:val="1"/>
          <w:rtl w:val="0"/>
        </w:rPr>
        <w:t xml:space="preserve">bject</w:t>
      </w:r>
    </w:p>
    <w:p w:rsidR="00000000" w:rsidDel="00000000" w:rsidP="00000000" w:rsidRDefault="00000000" w:rsidRPr="00000000" w14:paraId="00000177">
      <w:pPr>
        <w:spacing w:after="0" w:line="240" w:lineRule="auto"/>
        <w:rPr>
          <w:rFonts w:ascii="Arial" w:cs="Arial" w:eastAsia="Arial" w:hAnsi="Arial"/>
        </w:rPr>
      </w:pPr>
      <w:r w:rsidDel="00000000" w:rsidR="00000000" w:rsidRPr="00000000">
        <w:rPr>
          <w:rFonts w:ascii="Arial" w:cs="Arial" w:eastAsia="Arial" w:hAnsi="Arial"/>
          <w:rtl w:val="0"/>
        </w:rPr>
        <w:t xml:space="preserve">Spatial object representing a set of direction positions [ISO 19107]</w:t>
      </w:r>
    </w:p>
    <w:p w:rsidR="00000000" w:rsidDel="00000000" w:rsidP="00000000" w:rsidRDefault="00000000" w:rsidRPr="00000000" w14:paraId="00000178">
      <w:pPr>
        <w:spacing w:after="0" w:line="240" w:lineRule="auto"/>
        <w:rPr/>
      </w:pPr>
      <w:r w:rsidDel="00000000" w:rsidR="00000000" w:rsidRPr="00000000">
        <w:rPr>
          <w:rFonts w:ascii="Arial" w:cs="Arial" w:eastAsia="Arial" w:hAnsi="Arial"/>
          <w:rtl w:val="0"/>
        </w:rPr>
        <w:t xml:space="preserve">Note: </w:t>
      </w:r>
      <w:r w:rsidDel="00000000" w:rsidR="00000000" w:rsidRPr="00000000">
        <w:rPr>
          <w:rtl w:val="0"/>
        </w:rPr>
        <w:t xml:space="preserve">a</w:t>
      </w:r>
      <w:r w:rsidDel="00000000" w:rsidR="00000000" w:rsidRPr="00000000">
        <w:rPr>
          <w:rFonts w:ascii="Arial" w:cs="Arial" w:eastAsia="Arial" w:hAnsi="Arial"/>
          <w:rtl w:val="0"/>
        </w:rPr>
        <w:t xml:space="preserve"> geometric object consists of a geometric primitive, a collection of geometric primitives, or a geometric complex treated as a single entity. A geometric object may be the spatial characteristics of an object such as a feature or a significant part of a feature.</w:t>
      </w:r>
      <w:r w:rsidDel="00000000" w:rsidR="00000000" w:rsidRPr="00000000">
        <w:rPr>
          <w:rtl w:val="0"/>
        </w:rPr>
      </w:r>
    </w:p>
    <w:p w:rsidR="00000000" w:rsidDel="00000000" w:rsidP="00000000" w:rsidRDefault="00000000" w:rsidRPr="00000000" w14:paraId="00000179">
      <w:pPr>
        <w:spacing w:after="0" w:line="240" w:lineRule="auto"/>
        <w:rPr/>
      </w:pPr>
      <w:r w:rsidDel="00000000" w:rsidR="00000000" w:rsidRPr="00000000">
        <w:rPr>
          <w:rtl w:val="0"/>
        </w:rPr>
      </w:r>
    </w:p>
    <w:p w:rsidR="00000000" w:rsidDel="00000000" w:rsidP="00000000" w:rsidRDefault="00000000" w:rsidRPr="00000000" w14:paraId="0000017A">
      <w:pPr>
        <w:spacing w:after="0" w:line="240" w:lineRule="auto"/>
        <w:rPr>
          <w:rFonts w:ascii="Arial" w:cs="Arial" w:eastAsia="Arial" w:hAnsi="Arial"/>
          <w:b w:val="1"/>
        </w:rPr>
      </w:pPr>
      <w:r w:rsidDel="00000000" w:rsidR="00000000" w:rsidRPr="00000000">
        <w:rPr>
          <w:b w:val="1"/>
          <w:rtl w:val="0"/>
        </w:rPr>
        <w:t xml:space="preserve">Generalisation</w:t>
      </w:r>
      <w:r w:rsidDel="00000000" w:rsidR="00000000" w:rsidRPr="00000000">
        <w:rPr>
          <w:rtl w:val="0"/>
        </w:rPr>
      </w:r>
    </w:p>
    <w:p w:rsidR="00000000" w:rsidDel="00000000" w:rsidP="00000000" w:rsidRDefault="00000000" w:rsidRPr="00000000" w14:paraId="0000017B">
      <w:pPr>
        <w:spacing w:after="0" w:line="240" w:lineRule="auto"/>
        <w:rPr>
          <w:rFonts w:ascii="Arial" w:cs="Arial" w:eastAsia="Arial" w:hAnsi="Arial"/>
        </w:rPr>
      </w:pPr>
      <w:r w:rsidDel="00000000" w:rsidR="00000000" w:rsidRPr="00000000">
        <w:rPr>
          <w:rFonts w:ascii="Arial" w:cs="Arial" w:eastAsia="Arial" w:hAnsi="Arial"/>
          <w:rtl w:val="0"/>
        </w:rPr>
        <w:t xml:space="preserve">Taxonomic relationship between a more general element and a more specific element [ISO 19103]</w:t>
      </w:r>
    </w:p>
    <w:p w:rsidR="00000000" w:rsidDel="00000000" w:rsidP="00000000" w:rsidRDefault="00000000" w:rsidRPr="00000000" w14:paraId="0000017C">
      <w:pPr>
        <w:spacing w:after="0" w:line="240" w:lineRule="auto"/>
        <w:rPr/>
      </w:pPr>
      <w:r w:rsidDel="00000000" w:rsidR="00000000" w:rsidRPr="00000000">
        <w:rPr>
          <w:rFonts w:ascii="Arial" w:cs="Arial" w:eastAsia="Arial" w:hAnsi="Arial"/>
          <w:rtl w:val="0"/>
        </w:rPr>
        <w:t xml:space="preserve">Note: the more specific element is fully consistent with the more general element and contains additional information. An instance of the more specific element may be used where the more general element is allowed.</w:t>
      </w:r>
      <w:r w:rsidDel="00000000" w:rsidR="00000000" w:rsidRPr="00000000">
        <w:rPr>
          <w:rtl w:val="0"/>
        </w:rPr>
      </w:r>
    </w:p>
    <w:p w:rsidR="00000000" w:rsidDel="00000000" w:rsidP="00000000" w:rsidRDefault="00000000" w:rsidRPr="00000000" w14:paraId="0000017D">
      <w:pPr>
        <w:spacing w:after="0" w:line="240" w:lineRule="auto"/>
        <w:rPr/>
      </w:pPr>
      <w:r w:rsidDel="00000000" w:rsidR="00000000" w:rsidRPr="00000000">
        <w:rPr>
          <w:rtl w:val="0"/>
        </w:rPr>
      </w:r>
    </w:p>
    <w:p w:rsidR="00000000" w:rsidDel="00000000" w:rsidP="00000000" w:rsidRDefault="00000000" w:rsidRPr="00000000" w14:paraId="0000017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Inheritance</w:t>
      </w:r>
    </w:p>
    <w:p w:rsidR="00000000" w:rsidDel="00000000" w:rsidP="00000000" w:rsidRDefault="00000000" w:rsidRPr="00000000" w14:paraId="0000017F">
      <w:pPr>
        <w:spacing w:after="0" w:line="240" w:lineRule="auto"/>
        <w:rPr>
          <w:rFonts w:ascii="Arial" w:cs="Arial" w:eastAsia="Arial" w:hAnsi="Arial"/>
        </w:rPr>
      </w:pPr>
      <w:r w:rsidDel="00000000" w:rsidR="00000000" w:rsidRPr="00000000">
        <w:rPr>
          <w:rFonts w:ascii="Arial" w:cs="Arial" w:eastAsia="Arial" w:hAnsi="Arial"/>
          <w:rtl w:val="0"/>
        </w:rPr>
        <w:t xml:space="preserve">Mechanism by which more specific elements incorporate structure and </w:t>
      </w:r>
      <w:r w:rsidDel="00000000" w:rsidR="00000000" w:rsidRPr="00000000">
        <w:rPr>
          <w:rtl w:val="0"/>
        </w:rPr>
        <w:t xml:space="preserve">behavior</w:t>
      </w:r>
      <w:r w:rsidDel="00000000" w:rsidR="00000000" w:rsidRPr="00000000">
        <w:rPr>
          <w:rFonts w:ascii="Arial" w:cs="Arial" w:eastAsia="Arial" w:hAnsi="Arial"/>
          <w:rtl w:val="0"/>
        </w:rPr>
        <w:t xml:space="preserve"> of more general elements related by </w:t>
      </w:r>
      <w:r w:rsidDel="00000000" w:rsidR="00000000" w:rsidRPr="00000000">
        <w:rPr>
          <w:rtl w:val="0"/>
        </w:rPr>
        <w:t xml:space="preserve">behavior</w:t>
      </w:r>
      <w:r w:rsidDel="00000000" w:rsidR="00000000" w:rsidRPr="00000000">
        <w:rPr>
          <w:rFonts w:ascii="Arial" w:cs="Arial" w:eastAsia="Arial" w:hAnsi="Arial"/>
          <w:rtl w:val="0"/>
        </w:rPr>
        <w:t xml:space="preserve"> [ISO 19103]</w:t>
      </w:r>
    </w:p>
    <w:p w:rsidR="00000000" w:rsidDel="00000000" w:rsidP="00000000" w:rsidRDefault="00000000" w:rsidRPr="00000000" w14:paraId="00000180">
      <w:pPr>
        <w:spacing w:after="0" w:line="240" w:lineRule="auto"/>
        <w:rPr/>
      </w:pPr>
      <w:r w:rsidDel="00000000" w:rsidR="00000000" w:rsidRPr="00000000">
        <w:rPr>
          <w:rtl w:val="0"/>
        </w:rPr>
      </w:r>
    </w:p>
    <w:p w:rsidR="00000000" w:rsidDel="00000000" w:rsidP="00000000" w:rsidRDefault="00000000" w:rsidRPr="00000000" w14:paraId="0000018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Map </w:t>
      </w:r>
      <w:r w:rsidDel="00000000" w:rsidR="00000000" w:rsidRPr="00000000">
        <w:rPr>
          <w:b w:val="1"/>
          <w:rtl w:val="0"/>
        </w:rPr>
        <w:t xml:space="preserve">P</w:t>
      </w:r>
      <w:r w:rsidDel="00000000" w:rsidR="00000000" w:rsidRPr="00000000">
        <w:rPr>
          <w:rFonts w:ascii="Arial" w:cs="Arial" w:eastAsia="Arial" w:hAnsi="Arial"/>
          <w:b w:val="1"/>
          <w:rtl w:val="0"/>
        </w:rPr>
        <w:t xml:space="preserve">rojection</w:t>
      </w:r>
    </w:p>
    <w:p w:rsidR="00000000" w:rsidDel="00000000" w:rsidP="00000000" w:rsidRDefault="00000000" w:rsidRPr="00000000" w14:paraId="00000182">
      <w:pPr>
        <w:spacing w:after="0" w:line="240" w:lineRule="auto"/>
        <w:rPr/>
      </w:pPr>
      <w:r w:rsidDel="00000000" w:rsidR="00000000" w:rsidRPr="00000000">
        <w:rPr>
          <w:rFonts w:ascii="Arial" w:cs="Arial" w:eastAsia="Arial" w:hAnsi="Arial"/>
          <w:rtl w:val="0"/>
        </w:rPr>
        <w:t xml:space="preserve">Coordinate conversion from an ellipsoidal coordinate system to a plane [ISO 19111]</w:t>
      </w:r>
      <w:r w:rsidDel="00000000" w:rsidR="00000000" w:rsidRPr="00000000">
        <w:rPr>
          <w:rtl w:val="0"/>
        </w:rPr>
      </w:r>
    </w:p>
    <w:p w:rsidR="00000000" w:rsidDel="00000000" w:rsidP="00000000" w:rsidRDefault="00000000" w:rsidRPr="00000000" w14:paraId="00000183">
      <w:pPr>
        <w:spacing w:after="0" w:line="240" w:lineRule="auto"/>
        <w:rPr/>
      </w:pPr>
      <w:r w:rsidDel="00000000" w:rsidR="00000000" w:rsidRPr="00000000">
        <w:rPr>
          <w:rtl w:val="0"/>
        </w:rPr>
      </w:r>
    </w:p>
    <w:p w:rsidR="00000000" w:rsidDel="00000000" w:rsidP="00000000" w:rsidRDefault="00000000" w:rsidRPr="00000000" w14:paraId="00000184">
      <w:pPr>
        <w:spacing w:after="0" w:line="240" w:lineRule="auto"/>
        <w:rPr>
          <w:b w:val="1"/>
        </w:rPr>
      </w:pPr>
      <w:r w:rsidDel="00000000" w:rsidR="00000000" w:rsidRPr="00000000">
        <w:rPr>
          <w:b w:val="1"/>
          <w:rtl w:val="0"/>
        </w:rPr>
        <w:t xml:space="preserve">Maritime Zone</w:t>
      </w:r>
    </w:p>
    <w:p w:rsidR="00000000" w:rsidDel="00000000" w:rsidP="00000000" w:rsidRDefault="00000000" w:rsidRPr="00000000" w14:paraId="00000185">
      <w:pPr>
        <w:spacing w:after="0" w:line="240" w:lineRule="auto"/>
        <w:rPr/>
      </w:pPr>
      <w:r w:rsidDel="00000000" w:rsidR="00000000" w:rsidRPr="00000000">
        <w:rPr>
          <w:rtl w:val="0"/>
        </w:rPr>
        <w:t xml:space="preserve">Zones recognized under international law include internal waters, the territorial sea, the contiguous zone, the exclusive economic zone (EEZ), the continental shelf, the high seas, and the Area [NOAA] Maritime Zones and Boundaries | National Oceanic and Atmospheric Administration (noaa.gov)</w:t>
      </w:r>
    </w:p>
    <w:p w:rsidR="00000000" w:rsidDel="00000000" w:rsidP="00000000" w:rsidRDefault="00000000" w:rsidRPr="00000000" w14:paraId="00000186">
      <w:pPr>
        <w:spacing w:after="0" w:line="240" w:lineRule="auto"/>
        <w:rPr/>
      </w:pPr>
      <w:r w:rsidDel="00000000" w:rsidR="00000000" w:rsidRPr="00000000">
        <w:rPr>
          <w:rtl w:val="0"/>
        </w:rPr>
      </w:r>
    </w:p>
    <w:p w:rsidR="00000000" w:rsidDel="00000000" w:rsidP="00000000" w:rsidRDefault="00000000" w:rsidRPr="00000000" w14:paraId="0000018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Metadata</w:t>
      </w:r>
    </w:p>
    <w:p w:rsidR="00000000" w:rsidDel="00000000" w:rsidP="00000000" w:rsidRDefault="00000000" w:rsidRPr="00000000" w14:paraId="00000188">
      <w:pPr>
        <w:spacing w:after="0" w:line="240" w:lineRule="auto"/>
        <w:rPr/>
      </w:pPr>
      <w:r w:rsidDel="00000000" w:rsidR="00000000" w:rsidRPr="00000000">
        <w:rPr>
          <w:rFonts w:ascii="Arial" w:cs="Arial" w:eastAsia="Arial" w:hAnsi="Arial"/>
          <w:rtl w:val="0"/>
        </w:rPr>
        <w:t xml:space="preserve">Data about data [ISO 19115:2005]</w:t>
      </w:r>
      <w:r w:rsidDel="00000000" w:rsidR="00000000" w:rsidRPr="00000000">
        <w:rPr>
          <w:rtl w:val="0"/>
        </w:rPr>
      </w:r>
    </w:p>
    <w:p w:rsidR="00000000" w:rsidDel="00000000" w:rsidP="00000000" w:rsidRDefault="00000000" w:rsidRPr="00000000" w14:paraId="00000189">
      <w:pPr>
        <w:spacing w:after="0" w:line="240" w:lineRule="auto"/>
        <w:rPr/>
      </w:pPr>
      <w:r w:rsidDel="00000000" w:rsidR="00000000" w:rsidRPr="00000000">
        <w:rPr>
          <w:rtl w:val="0"/>
        </w:rPr>
      </w:r>
    </w:p>
    <w:p w:rsidR="00000000" w:rsidDel="00000000" w:rsidP="00000000" w:rsidRDefault="00000000" w:rsidRPr="00000000" w14:paraId="0000018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w:t>
      </w:r>
      <w:r w:rsidDel="00000000" w:rsidR="00000000" w:rsidRPr="00000000">
        <w:rPr>
          <w:b w:val="1"/>
          <w:rtl w:val="0"/>
        </w:rPr>
        <w:t xml:space="preserve">ETAREA</w:t>
      </w:r>
      <w:r w:rsidDel="00000000" w:rsidR="00000000" w:rsidRPr="00000000">
        <w:rPr>
          <w:rtl w:val="0"/>
        </w:rPr>
      </w:r>
    </w:p>
    <w:p w:rsidR="00000000" w:rsidDel="00000000" w:rsidP="00000000" w:rsidRDefault="00000000" w:rsidRPr="00000000" w14:paraId="0000018B">
      <w:pPr>
        <w:spacing w:after="0" w:line="240" w:lineRule="auto"/>
        <w:rPr/>
      </w:pPr>
      <w:r w:rsidDel="00000000" w:rsidR="00000000" w:rsidRPr="00000000">
        <w:rPr>
          <w:rtl w:val="0"/>
        </w:rPr>
        <w:t xml:space="preserve">METAREA is the acronym for METeorological AREA. It means a geographical sea area established for the purpose of co-ordinating the broadcast of marine meteorological information. The term METAREA followed by a roman numeral may be used to identify a particular sea area. [WMO List of METAREAS]</w:t>
      </w:r>
    </w:p>
    <w:p w:rsidR="00000000" w:rsidDel="00000000" w:rsidP="00000000" w:rsidRDefault="00000000" w:rsidRPr="00000000" w14:paraId="0000018C">
      <w:pPr>
        <w:spacing w:after="0" w:line="240" w:lineRule="auto"/>
        <w:rPr/>
      </w:pPr>
      <w:r w:rsidDel="00000000" w:rsidR="00000000" w:rsidRPr="00000000">
        <w:rPr>
          <w:rtl w:val="0"/>
        </w:rPr>
      </w:r>
    </w:p>
    <w:p w:rsidR="00000000" w:rsidDel="00000000" w:rsidP="00000000" w:rsidRDefault="00000000" w:rsidRPr="00000000" w14:paraId="0000018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Multiplicity</w:t>
      </w:r>
    </w:p>
    <w:p w:rsidR="00000000" w:rsidDel="00000000" w:rsidP="00000000" w:rsidRDefault="00000000" w:rsidRPr="00000000" w14:paraId="0000018E">
      <w:pPr>
        <w:spacing w:after="0" w:line="240" w:lineRule="auto"/>
        <w:rPr>
          <w:rFonts w:ascii="Arial" w:cs="Arial" w:eastAsia="Arial" w:hAnsi="Arial"/>
        </w:rPr>
      </w:pPr>
      <w:r w:rsidDel="00000000" w:rsidR="00000000" w:rsidRPr="00000000">
        <w:rPr>
          <w:rFonts w:ascii="Arial" w:cs="Arial" w:eastAsia="Arial" w:hAnsi="Arial"/>
          <w:rtl w:val="0"/>
        </w:rPr>
        <w:t xml:space="preserve">Specification of the number of possible occurrences of a property, or the number of allowable elements that may participate in a given relationship [ISO 19103]</w:t>
      </w:r>
    </w:p>
    <w:p w:rsidR="00000000" w:rsidDel="00000000" w:rsidP="00000000" w:rsidRDefault="00000000" w:rsidRPr="00000000" w14:paraId="0000018F">
      <w:pPr>
        <w:spacing w:after="0" w:line="240" w:lineRule="auto"/>
        <w:rPr/>
      </w:pPr>
      <w:r w:rsidDel="00000000" w:rsidR="00000000" w:rsidRPr="00000000">
        <w:rPr>
          <w:rFonts w:ascii="Arial" w:cs="Arial" w:eastAsia="Arial" w:hAnsi="Arial"/>
          <w:rtl w:val="0"/>
        </w:rPr>
        <w:t xml:space="preserve">Example: 1..* (one to many), 1 (exactly one), 0..1 (zero or one).</w:t>
      </w:r>
      <w:r w:rsidDel="00000000" w:rsidR="00000000" w:rsidRPr="00000000">
        <w:rPr>
          <w:rtl w:val="0"/>
        </w:rPr>
      </w:r>
    </w:p>
    <w:p w:rsidR="00000000" w:rsidDel="00000000" w:rsidP="00000000" w:rsidRDefault="00000000" w:rsidRPr="00000000" w14:paraId="00000190">
      <w:pPr>
        <w:spacing w:after="0" w:line="240" w:lineRule="auto"/>
        <w:rPr/>
      </w:pPr>
      <w:r w:rsidDel="00000000" w:rsidR="00000000" w:rsidRPr="00000000">
        <w:rPr>
          <w:rtl w:val="0"/>
        </w:rPr>
      </w:r>
    </w:p>
    <w:p w:rsidR="00000000" w:rsidDel="00000000" w:rsidP="00000000" w:rsidRDefault="00000000" w:rsidRPr="00000000" w14:paraId="00000191">
      <w:pPr>
        <w:spacing w:after="0" w:line="240" w:lineRule="auto"/>
        <w:rPr>
          <w:b w:val="1"/>
        </w:rPr>
      </w:pPr>
      <w:r w:rsidDel="00000000" w:rsidR="00000000" w:rsidRPr="00000000">
        <w:rPr>
          <w:b w:val="1"/>
          <w:rtl w:val="0"/>
        </w:rPr>
        <w:t xml:space="preserve">Numerical Model</w:t>
      </w:r>
    </w:p>
    <w:p w:rsidR="00000000" w:rsidDel="00000000" w:rsidP="00000000" w:rsidRDefault="00000000" w:rsidRPr="00000000" w14:paraId="00000192">
      <w:pPr>
        <w:spacing w:after="0" w:line="240" w:lineRule="auto"/>
        <w:rPr/>
      </w:pPr>
      <w:r w:rsidDel="00000000" w:rsidR="00000000" w:rsidRPr="00000000">
        <w:rPr>
          <w:color w:val="202124"/>
          <w:highlight w:val="white"/>
          <w:rtl w:val="0"/>
        </w:rPr>
        <w:t xml:space="preserve">Computer simulations of the atmosphere and/or ocean that use an analysis of the current weather as a starting point to project the future state and provide the foundation of the weather forecasts. [Adapted</w:t>
      </w:r>
      <w:r w:rsidDel="00000000" w:rsidR="00000000" w:rsidRPr="00000000">
        <w:rPr>
          <w:rtl w:val="0"/>
        </w:rPr>
        <w:t xml:space="preserve"> from NOAA (https://www.weather.gov/rah/virtualtourforecast)]</w:t>
      </w:r>
    </w:p>
    <w:p w:rsidR="00000000" w:rsidDel="00000000" w:rsidP="00000000" w:rsidRDefault="00000000" w:rsidRPr="00000000" w14:paraId="00000193">
      <w:pPr>
        <w:spacing w:after="0" w:line="240" w:lineRule="auto"/>
        <w:rPr/>
      </w:pPr>
      <w:r w:rsidDel="00000000" w:rsidR="00000000" w:rsidRPr="00000000">
        <w:rPr>
          <w:rtl w:val="0"/>
        </w:rPr>
      </w:r>
    </w:p>
    <w:p w:rsidR="00000000" w:rsidDel="00000000" w:rsidP="00000000" w:rsidRDefault="00000000" w:rsidRPr="00000000" w14:paraId="0000019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Object</w:t>
      </w:r>
    </w:p>
    <w:p w:rsidR="00000000" w:rsidDel="00000000" w:rsidP="00000000" w:rsidRDefault="00000000" w:rsidRPr="00000000" w14:paraId="00000195">
      <w:pPr>
        <w:spacing w:after="0" w:line="240" w:lineRule="auto"/>
        <w:rPr>
          <w:rFonts w:ascii="Arial" w:cs="Arial" w:eastAsia="Arial" w:hAnsi="Arial"/>
        </w:rPr>
      </w:pPr>
      <w:r w:rsidDel="00000000" w:rsidR="00000000" w:rsidRPr="00000000">
        <w:rPr>
          <w:rFonts w:ascii="Arial" w:cs="Arial" w:eastAsia="Arial" w:hAnsi="Arial"/>
          <w:rtl w:val="0"/>
        </w:rPr>
        <w:t xml:space="preserve">Entity with a well-defined boundary and identity that encapsulates state and </w:t>
      </w:r>
      <w:r w:rsidDel="00000000" w:rsidR="00000000" w:rsidRPr="00000000">
        <w:rPr>
          <w:rtl w:val="0"/>
        </w:rPr>
        <w:t xml:space="preserve">behavior</w:t>
      </w:r>
      <w:r w:rsidDel="00000000" w:rsidR="00000000" w:rsidRPr="00000000">
        <w:rPr>
          <w:rtl w:val="0"/>
        </w:rPr>
      </w:r>
    </w:p>
    <w:p w:rsidR="00000000" w:rsidDel="00000000" w:rsidP="00000000" w:rsidRDefault="00000000" w:rsidRPr="00000000" w14:paraId="00000196">
      <w:pPr>
        <w:spacing w:after="0" w:line="240" w:lineRule="auto"/>
        <w:rPr/>
      </w:pPr>
      <w:r w:rsidDel="00000000" w:rsidR="00000000" w:rsidRPr="00000000">
        <w:rPr>
          <w:rFonts w:ascii="Arial" w:cs="Arial" w:eastAsia="Arial" w:hAnsi="Arial"/>
          <w:rtl w:val="0"/>
        </w:rPr>
        <w:t xml:space="preserve">Note: State is represented by attributes and relationships, </w:t>
      </w:r>
      <w:r w:rsidDel="00000000" w:rsidR="00000000" w:rsidRPr="00000000">
        <w:rPr>
          <w:rtl w:val="0"/>
        </w:rPr>
        <w:t xml:space="preserve">behavior</w:t>
      </w:r>
      <w:r w:rsidDel="00000000" w:rsidR="00000000" w:rsidRPr="00000000">
        <w:rPr>
          <w:rFonts w:ascii="Arial" w:cs="Arial" w:eastAsia="Arial" w:hAnsi="Arial"/>
          <w:rtl w:val="0"/>
        </w:rPr>
        <w:t xml:space="preserve"> is represented by operations, methods, and state machines. An object is an instance of a class. [S-100]</w:t>
      </w:r>
      <w:r w:rsidDel="00000000" w:rsidR="00000000" w:rsidRPr="00000000">
        <w:rPr>
          <w:rtl w:val="0"/>
        </w:rPr>
      </w:r>
    </w:p>
    <w:p w:rsidR="00000000" w:rsidDel="00000000" w:rsidP="00000000" w:rsidRDefault="00000000" w:rsidRPr="00000000" w14:paraId="00000197">
      <w:pPr>
        <w:spacing w:after="0" w:line="240" w:lineRule="auto"/>
        <w:rPr/>
      </w:pPr>
      <w:r w:rsidDel="00000000" w:rsidR="00000000" w:rsidRPr="00000000">
        <w:rPr>
          <w:rtl w:val="0"/>
        </w:rPr>
      </w:r>
    </w:p>
    <w:p w:rsidR="00000000" w:rsidDel="00000000" w:rsidP="00000000" w:rsidRDefault="00000000" w:rsidRPr="00000000" w14:paraId="00000198">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Portrayal</w:t>
      </w:r>
    </w:p>
    <w:p w:rsidR="00000000" w:rsidDel="00000000" w:rsidP="00000000" w:rsidRDefault="00000000" w:rsidRPr="00000000" w14:paraId="00000199">
      <w:pPr>
        <w:spacing w:after="0" w:line="240" w:lineRule="auto"/>
        <w:rPr>
          <w:rFonts w:ascii="Arial" w:cs="Arial" w:eastAsia="Arial" w:hAnsi="Arial"/>
        </w:rPr>
      </w:pPr>
      <w:r w:rsidDel="00000000" w:rsidR="00000000" w:rsidRPr="00000000">
        <w:rPr>
          <w:rFonts w:ascii="Arial" w:cs="Arial" w:eastAsia="Arial" w:hAnsi="Arial"/>
          <w:rtl w:val="0"/>
        </w:rPr>
        <w:t xml:space="preserve">Presentation of information to humans [ISO 19117]</w:t>
      </w:r>
    </w:p>
    <w:p w:rsidR="00000000" w:rsidDel="00000000" w:rsidP="00000000" w:rsidRDefault="00000000" w:rsidRPr="00000000" w14:paraId="0000019A">
      <w:pPr>
        <w:spacing w:after="0" w:line="240" w:lineRule="auto"/>
        <w:rPr/>
      </w:pPr>
      <w:r w:rsidDel="00000000" w:rsidR="00000000" w:rsidRPr="00000000">
        <w:rPr>
          <w:rFonts w:ascii="Arial" w:cs="Arial" w:eastAsia="Arial" w:hAnsi="Arial"/>
          <w:rtl w:val="0"/>
        </w:rPr>
        <w:t xml:space="preserve">Note: within the scope of this International Standard portrayal is restricted to the portrayal of geographic information. [S-100]</w:t>
      </w:r>
      <w:r w:rsidDel="00000000" w:rsidR="00000000" w:rsidRPr="00000000">
        <w:rPr>
          <w:rtl w:val="0"/>
        </w:rPr>
      </w:r>
    </w:p>
    <w:p w:rsidR="00000000" w:rsidDel="00000000" w:rsidP="00000000" w:rsidRDefault="00000000" w:rsidRPr="00000000" w14:paraId="0000019B">
      <w:pPr>
        <w:spacing w:after="0" w:line="240" w:lineRule="auto"/>
        <w:rPr/>
      </w:pPr>
      <w:r w:rsidDel="00000000" w:rsidR="00000000" w:rsidRPr="00000000">
        <w:rPr>
          <w:rtl w:val="0"/>
        </w:rPr>
      </w:r>
    </w:p>
    <w:p w:rsidR="00000000" w:rsidDel="00000000" w:rsidP="00000000" w:rsidRDefault="00000000" w:rsidRPr="00000000" w14:paraId="0000019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Portrayal </w:t>
      </w:r>
      <w:r w:rsidDel="00000000" w:rsidR="00000000" w:rsidRPr="00000000">
        <w:rPr>
          <w:b w:val="1"/>
          <w:rtl w:val="0"/>
        </w:rPr>
        <w:t xml:space="preserve">catalogue</w:t>
      </w:r>
      <w:r w:rsidDel="00000000" w:rsidR="00000000" w:rsidRPr="00000000">
        <w:rPr>
          <w:rtl w:val="0"/>
        </w:rPr>
      </w:r>
    </w:p>
    <w:p w:rsidR="00000000" w:rsidDel="00000000" w:rsidP="00000000" w:rsidRDefault="00000000" w:rsidRPr="00000000" w14:paraId="0000019D">
      <w:pPr>
        <w:spacing w:after="0" w:line="240" w:lineRule="auto"/>
        <w:rPr>
          <w:rFonts w:ascii="Arial" w:cs="Arial" w:eastAsia="Arial" w:hAnsi="Arial"/>
        </w:rPr>
      </w:pPr>
      <w:r w:rsidDel="00000000" w:rsidR="00000000" w:rsidRPr="00000000">
        <w:rPr>
          <w:rFonts w:ascii="Arial" w:cs="Arial" w:eastAsia="Arial" w:hAnsi="Arial"/>
          <w:rtl w:val="0"/>
        </w:rPr>
        <w:t xml:space="preserve">Collection of defined portrayals for a feature </w:t>
      </w:r>
      <w:r w:rsidDel="00000000" w:rsidR="00000000" w:rsidRPr="00000000">
        <w:rPr>
          <w:rtl w:val="0"/>
        </w:rPr>
        <w:t xml:space="preserve">catalogue</w:t>
      </w:r>
      <w:r w:rsidDel="00000000" w:rsidR="00000000" w:rsidRPr="00000000">
        <w:rPr>
          <w:rFonts w:ascii="Arial" w:cs="Arial" w:eastAsia="Arial" w:hAnsi="Arial"/>
          <w:rtl w:val="0"/>
        </w:rPr>
        <w:t xml:space="preserve">.</w:t>
      </w:r>
    </w:p>
    <w:p w:rsidR="00000000" w:rsidDel="00000000" w:rsidP="00000000" w:rsidRDefault="00000000" w:rsidRPr="00000000" w14:paraId="0000019E">
      <w:pPr>
        <w:spacing w:after="0" w:line="240" w:lineRule="auto"/>
        <w:rPr/>
      </w:pPr>
      <w:r w:rsidDel="00000000" w:rsidR="00000000" w:rsidRPr="00000000">
        <w:rPr>
          <w:rFonts w:ascii="Arial" w:cs="Arial" w:eastAsia="Arial" w:hAnsi="Arial"/>
          <w:rtl w:val="0"/>
        </w:rPr>
        <w:t xml:space="preserve">Note: content of a portrayal </w:t>
      </w:r>
      <w:r w:rsidDel="00000000" w:rsidR="00000000" w:rsidRPr="00000000">
        <w:rPr>
          <w:rtl w:val="0"/>
        </w:rPr>
        <w:t xml:space="preserve">catalogue</w:t>
      </w:r>
      <w:r w:rsidDel="00000000" w:rsidR="00000000" w:rsidRPr="00000000">
        <w:rPr>
          <w:rFonts w:ascii="Arial" w:cs="Arial" w:eastAsia="Arial" w:hAnsi="Arial"/>
          <w:rtl w:val="0"/>
        </w:rPr>
        <w:t xml:space="preserve"> includes portrayal functions, symbols, and portrayal context. [ISO 19117:2012 (E), 4.21]</w:t>
      </w:r>
      <w:r w:rsidDel="00000000" w:rsidR="00000000" w:rsidRPr="00000000">
        <w:rPr>
          <w:rtl w:val="0"/>
        </w:rPr>
      </w:r>
    </w:p>
    <w:p w:rsidR="00000000" w:rsidDel="00000000" w:rsidP="00000000" w:rsidRDefault="00000000" w:rsidRPr="00000000" w14:paraId="0000019F">
      <w:pPr>
        <w:spacing w:after="0" w:line="240" w:lineRule="auto"/>
        <w:rPr/>
      </w:pPr>
      <w:r w:rsidDel="00000000" w:rsidR="00000000" w:rsidRPr="00000000">
        <w:rPr>
          <w:rtl w:val="0"/>
        </w:rPr>
      </w:r>
    </w:p>
    <w:p w:rsidR="00000000" w:rsidDel="00000000" w:rsidP="00000000" w:rsidRDefault="00000000" w:rsidRPr="00000000" w14:paraId="000001A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Portrayal </w:t>
      </w:r>
      <w:r w:rsidDel="00000000" w:rsidR="00000000" w:rsidRPr="00000000">
        <w:rPr>
          <w:b w:val="1"/>
          <w:rtl w:val="0"/>
        </w:rPr>
        <w:t xml:space="preserve">F</w:t>
      </w:r>
      <w:r w:rsidDel="00000000" w:rsidR="00000000" w:rsidRPr="00000000">
        <w:rPr>
          <w:rFonts w:ascii="Arial" w:cs="Arial" w:eastAsia="Arial" w:hAnsi="Arial"/>
          <w:b w:val="1"/>
          <w:rtl w:val="0"/>
        </w:rPr>
        <w:t xml:space="preserve">unction</w:t>
      </w:r>
    </w:p>
    <w:p w:rsidR="00000000" w:rsidDel="00000000" w:rsidP="00000000" w:rsidRDefault="00000000" w:rsidRPr="00000000" w14:paraId="000001A1">
      <w:pPr>
        <w:spacing w:after="0" w:line="240" w:lineRule="auto"/>
        <w:rPr>
          <w:rFonts w:ascii="Arial" w:cs="Arial" w:eastAsia="Arial" w:hAnsi="Arial"/>
        </w:rPr>
      </w:pPr>
      <w:r w:rsidDel="00000000" w:rsidR="00000000" w:rsidRPr="00000000">
        <w:rPr>
          <w:rFonts w:ascii="Arial" w:cs="Arial" w:eastAsia="Arial" w:hAnsi="Arial"/>
          <w:rtl w:val="0"/>
        </w:rPr>
        <w:t xml:space="preserve">Function that maps geographic features to symbols</w:t>
      </w:r>
    </w:p>
    <w:p w:rsidR="00000000" w:rsidDel="00000000" w:rsidP="00000000" w:rsidRDefault="00000000" w:rsidRPr="00000000" w14:paraId="000001A2">
      <w:pPr>
        <w:spacing w:after="0" w:line="240" w:lineRule="auto"/>
        <w:rPr/>
      </w:pPr>
      <w:r w:rsidDel="00000000" w:rsidR="00000000" w:rsidRPr="00000000">
        <w:rPr>
          <w:rFonts w:ascii="Arial" w:cs="Arial" w:eastAsia="Arial" w:hAnsi="Arial"/>
          <w:rtl w:val="0"/>
        </w:rPr>
        <w:t xml:space="preserve">Note: Portrayal functions can also include parameters and other computations that are not dependent on geographic feature properties. [ISO 19117:2012 (E), 4.23]</w:t>
      </w:r>
      <w:r w:rsidDel="00000000" w:rsidR="00000000" w:rsidRPr="00000000">
        <w:rPr>
          <w:rtl w:val="0"/>
        </w:rPr>
      </w:r>
    </w:p>
    <w:p w:rsidR="00000000" w:rsidDel="00000000" w:rsidP="00000000" w:rsidRDefault="00000000" w:rsidRPr="00000000" w14:paraId="000001A3">
      <w:pPr>
        <w:spacing w:after="0" w:line="240" w:lineRule="auto"/>
        <w:rPr/>
      </w:pPr>
      <w:r w:rsidDel="00000000" w:rsidR="00000000" w:rsidRPr="00000000">
        <w:rPr>
          <w:rtl w:val="0"/>
        </w:rPr>
      </w:r>
    </w:p>
    <w:p w:rsidR="00000000" w:rsidDel="00000000" w:rsidP="00000000" w:rsidRDefault="00000000" w:rsidRPr="00000000" w14:paraId="000001A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Portrayal </w:t>
      </w:r>
      <w:r w:rsidDel="00000000" w:rsidR="00000000" w:rsidRPr="00000000">
        <w:rPr>
          <w:b w:val="1"/>
          <w:rtl w:val="0"/>
        </w:rPr>
        <w:t xml:space="preserve">R</w:t>
      </w:r>
      <w:r w:rsidDel="00000000" w:rsidR="00000000" w:rsidRPr="00000000">
        <w:rPr>
          <w:rFonts w:ascii="Arial" w:cs="Arial" w:eastAsia="Arial" w:hAnsi="Arial"/>
          <w:b w:val="1"/>
          <w:rtl w:val="0"/>
        </w:rPr>
        <w:t xml:space="preserve">ule</w:t>
      </w:r>
    </w:p>
    <w:p w:rsidR="00000000" w:rsidDel="00000000" w:rsidP="00000000" w:rsidRDefault="00000000" w:rsidRPr="00000000" w14:paraId="000001A5">
      <w:pPr>
        <w:spacing w:after="0" w:line="240" w:lineRule="auto"/>
        <w:rPr>
          <w:rFonts w:ascii="Arial" w:cs="Arial" w:eastAsia="Arial" w:hAnsi="Arial"/>
        </w:rPr>
      </w:pPr>
      <w:r w:rsidDel="00000000" w:rsidR="00000000" w:rsidRPr="00000000">
        <w:rPr>
          <w:rFonts w:ascii="Arial" w:cs="Arial" w:eastAsia="Arial" w:hAnsi="Arial"/>
          <w:rtl w:val="0"/>
        </w:rPr>
        <w:t xml:space="preserve">Specific type of portrayal function expressed in a declarative language</w:t>
      </w:r>
    </w:p>
    <w:p w:rsidR="00000000" w:rsidDel="00000000" w:rsidP="00000000" w:rsidRDefault="00000000" w:rsidRPr="00000000" w14:paraId="000001A6">
      <w:pPr>
        <w:spacing w:after="0" w:line="240" w:lineRule="auto"/>
        <w:rPr/>
      </w:pPr>
      <w:r w:rsidDel="00000000" w:rsidR="00000000" w:rsidRPr="00000000">
        <w:rPr>
          <w:rFonts w:ascii="Arial" w:cs="Arial" w:eastAsia="Arial" w:hAnsi="Arial"/>
          <w:rtl w:val="0"/>
        </w:rPr>
        <w:t xml:space="preserve">Note: a declarative language is rule-based and includes decision and branching statements. [ISO 19117:2012 (E), 4.25]</w:t>
      </w:r>
      <w:r w:rsidDel="00000000" w:rsidR="00000000" w:rsidRPr="00000000">
        <w:rPr>
          <w:rtl w:val="0"/>
        </w:rPr>
      </w:r>
    </w:p>
    <w:p w:rsidR="00000000" w:rsidDel="00000000" w:rsidP="00000000" w:rsidRDefault="00000000" w:rsidRPr="00000000" w14:paraId="000001A7">
      <w:pPr>
        <w:spacing w:after="0" w:line="240" w:lineRule="auto"/>
        <w:rPr/>
      </w:pPr>
      <w:r w:rsidDel="00000000" w:rsidR="00000000" w:rsidRPr="00000000">
        <w:rPr>
          <w:rtl w:val="0"/>
        </w:rPr>
      </w:r>
    </w:p>
    <w:p w:rsidR="00000000" w:rsidDel="00000000" w:rsidP="00000000" w:rsidRDefault="00000000" w:rsidRPr="00000000" w14:paraId="000001A8">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Range &lt;</w:t>
      </w:r>
      <w:r w:rsidDel="00000000" w:rsidR="00000000" w:rsidRPr="00000000">
        <w:rPr>
          <w:b w:val="1"/>
          <w:rtl w:val="0"/>
        </w:rPr>
        <w:t xml:space="preserve">C</w:t>
      </w:r>
      <w:r w:rsidDel="00000000" w:rsidR="00000000" w:rsidRPr="00000000">
        <w:rPr>
          <w:rFonts w:ascii="Arial" w:cs="Arial" w:eastAsia="Arial" w:hAnsi="Arial"/>
          <w:b w:val="1"/>
          <w:rtl w:val="0"/>
        </w:rPr>
        <w:t xml:space="preserve">overage&gt;</w:t>
      </w:r>
    </w:p>
    <w:p w:rsidR="00000000" w:rsidDel="00000000" w:rsidP="00000000" w:rsidRDefault="00000000" w:rsidRPr="00000000" w14:paraId="000001A9">
      <w:pPr>
        <w:spacing w:after="0" w:line="240" w:lineRule="auto"/>
        <w:rPr/>
      </w:pPr>
      <w:r w:rsidDel="00000000" w:rsidR="00000000" w:rsidRPr="00000000">
        <w:rPr>
          <w:rFonts w:ascii="Arial" w:cs="Arial" w:eastAsia="Arial" w:hAnsi="Arial"/>
          <w:rtl w:val="0"/>
        </w:rPr>
        <w:t xml:space="preserve">Set of values associated by a function with the elements of the spatiotemporal domain of a coverage. [ISO 19123]</w:t>
      </w:r>
      <w:r w:rsidDel="00000000" w:rsidR="00000000" w:rsidRPr="00000000">
        <w:rPr>
          <w:rtl w:val="0"/>
        </w:rPr>
      </w:r>
    </w:p>
    <w:p w:rsidR="00000000" w:rsidDel="00000000" w:rsidP="00000000" w:rsidRDefault="00000000" w:rsidRPr="00000000" w14:paraId="000001AA">
      <w:pPr>
        <w:spacing w:after="0" w:line="240" w:lineRule="auto"/>
        <w:rPr/>
      </w:pPr>
      <w:r w:rsidDel="00000000" w:rsidR="00000000" w:rsidRPr="00000000">
        <w:rPr>
          <w:rtl w:val="0"/>
        </w:rPr>
      </w:r>
    </w:p>
    <w:p w:rsidR="00000000" w:rsidDel="00000000" w:rsidP="00000000" w:rsidRDefault="00000000" w:rsidRPr="00000000" w14:paraId="000001A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Realization</w:t>
      </w:r>
    </w:p>
    <w:p w:rsidR="00000000" w:rsidDel="00000000" w:rsidP="00000000" w:rsidRDefault="00000000" w:rsidRPr="00000000" w14:paraId="000001AC">
      <w:pPr>
        <w:spacing w:after="0" w:line="240" w:lineRule="auto"/>
        <w:rPr/>
      </w:pPr>
      <w:r w:rsidDel="00000000" w:rsidR="00000000" w:rsidRPr="00000000">
        <w:rPr>
          <w:rFonts w:ascii="Arial" w:cs="Arial" w:eastAsia="Arial" w:hAnsi="Arial"/>
          <w:rtl w:val="0"/>
        </w:rPr>
        <w:t xml:space="preserve">Relationship between a specification and its implementation [ISO 19103]</w:t>
      </w: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Record</w:t>
      </w:r>
    </w:p>
    <w:p w:rsidR="00000000" w:rsidDel="00000000" w:rsidP="00000000" w:rsidRDefault="00000000" w:rsidRPr="00000000" w14:paraId="000001AF">
      <w:pPr>
        <w:spacing w:after="0" w:line="240" w:lineRule="auto"/>
        <w:rPr>
          <w:rFonts w:ascii="Arial" w:cs="Arial" w:eastAsia="Arial" w:hAnsi="Arial"/>
        </w:rPr>
      </w:pPr>
      <w:r w:rsidDel="00000000" w:rsidR="00000000" w:rsidRPr="00000000">
        <w:rPr>
          <w:rFonts w:ascii="Arial" w:cs="Arial" w:eastAsia="Arial" w:hAnsi="Arial"/>
          <w:rtl w:val="0"/>
        </w:rPr>
        <w:t xml:space="preserve">Finite, named collection of related items (objects or values) [ISO 19107]</w:t>
      </w:r>
    </w:p>
    <w:p w:rsidR="00000000" w:rsidDel="00000000" w:rsidP="00000000" w:rsidRDefault="00000000" w:rsidRPr="00000000" w14:paraId="000001B0">
      <w:pPr>
        <w:spacing w:after="0" w:line="240" w:lineRule="auto"/>
        <w:rPr/>
      </w:pPr>
      <w:r w:rsidDel="00000000" w:rsidR="00000000" w:rsidRPr="00000000">
        <w:rPr>
          <w:rFonts w:ascii="Arial" w:cs="Arial" w:eastAsia="Arial" w:hAnsi="Arial"/>
          <w:rtl w:val="0"/>
        </w:rPr>
        <w:t xml:space="preserve">Note: logically, a record is a set of pairs &lt;name, item&gt;.</w:t>
      </w:r>
      <w:r w:rsidDel="00000000" w:rsidR="00000000" w:rsidRPr="00000000">
        <w:rPr>
          <w:rtl w:val="0"/>
        </w:rPr>
      </w:r>
    </w:p>
    <w:p w:rsidR="00000000" w:rsidDel="00000000" w:rsidP="00000000" w:rsidRDefault="00000000" w:rsidRPr="00000000" w14:paraId="000001B1">
      <w:pPr>
        <w:spacing w:after="0" w:line="240" w:lineRule="auto"/>
        <w:rPr/>
      </w:pPr>
      <w:r w:rsidDel="00000000" w:rsidR="00000000" w:rsidRPr="00000000">
        <w:rPr>
          <w:rtl w:val="0"/>
        </w:rPr>
      </w:r>
    </w:p>
    <w:p w:rsidR="00000000" w:rsidDel="00000000" w:rsidP="00000000" w:rsidRDefault="00000000" w:rsidRPr="00000000" w14:paraId="000001B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Register</w:t>
      </w:r>
    </w:p>
    <w:p w:rsidR="00000000" w:rsidDel="00000000" w:rsidP="00000000" w:rsidRDefault="00000000" w:rsidRPr="00000000" w14:paraId="000001B3">
      <w:pPr>
        <w:spacing w:after="0" w:line="240" w:lineRule="auto"/>
        <w:rPr>
          <w:rFonts w:ascii="Arial" w:cs="Arial" w:eastAsia="Arial" w:hAnsi="Arial"/>
        </w:rPr>
      </w:pPr>
      <w:r w:rsidDel="00000000" w:rsidR="00000000" w:rsidRPr="00000000">
        <w:rPr>
          <w:rFonts w:ascii="Arial" w:cs="Arial" w:eastAsia="Arial" w:hAnsi="Arial"/>
          <w:rtl w:val="0"/>
        </w:rPr>
        <w:t xml:space="preserve">Set of files containing identifiers assigned to items with descriptions of the associated items [ISO 19135]</w:t>
      </w:r>
    </w:p>
    <w:p w:rsidR="00000000" w:rsidDel="00000000" w:rsidP="00000000" w:rsidRDefault="00000000" w:rsidRPr="00000000" w14:paraId="000001B4">
      <w:pPr>
        <w:spacing w:after="0" w:line="240" w:lineRule="auto"/>
        <w:rPr/>
      </w:pPr>
      <w:r w:rsidDel="00000000" w:rsidR="00000000" w:rsidRPr="00000000">
        <w:rPr>
          <w:rFonts w:ascii="Arial" w:cs="Arial" w:eastAsia="Arial" w:hAnsi="Arial"/>
          <w:rtl w:val="0"/>
        </w:rPr>
        <w:t xml:space="preserve">Note: descriptions may consist of many types of information, including names, definitions and codes.</w:t>
      </w:r>
      <w:r w:rsidDel="00000000" w:rsidR="00000000" w:rsidRPr="00000000">
        <w:rPr>
          <w:rtl w:val="0"/>
        </w:rPr>
      </w:r>
    </w:p>
    <w:p w:rsidR="00000000" w:rsidDel="00000000" w:rsidP="00000000" w:rsidRDefault="00000000" w:rsidRPr="00000000" w14:paraId="000001B5">
      <w:pPr>
        <w:spacing w:after="0" w:line="240" w:lineRule="auto"/>
        <w:rPr/>
      </w:pPr>
      <w:r w:rsidDel="00000000" w:rsidR="00000000" w:rsidRPr="00000000">
        <w:rPr>
          <w:rtl w:val="0"/>
        </w:rPr>
      </w:r>
    </w:p>
    <w:p w:rsidR="00000000" w:rsidDel="00000000" w:rsidP="00000000" w:rsidRDefault="00000000" w:rsidRPr="00000000" w14:paraId="000001B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Register </w:t>
      </w:r>
      <w:r w:rsidDel="00000000" w:rsidR="00000000" w:rsidRPr="00000000">
        <w:rPr>
          <w:b w:val="1"/>
          <w:rtl w:val="0"/>
        </w:rPr>
        <w:t xml:space="preserve">M</w:t>
      </w:r>
      <w:r w:rsidDel="00000000" w:rsidR="00000000" w:rsidRPr="00000000">
        <w:rPr>
          <w:rFonts w:ascii="Arial" w:cs="Arial" w:eastAsia="Arial" w:hAnsi="Arial"/>
          <w:b w:val="1"/>
          <w:rtl w:val="0"/>
        </w:rPr>
        <w:t xml:space="preserve">anager</w:t>
      </w:r>
    </w:p>
    <w:p w:rsidR="00000000" w:rsidDel="00000000" w:rsidP="00000000" w:rsidRDefault="00000000" w:rsidRPr="00000000" w14:paraId="000001B7">
      <w:pPr>
        <w:spacing w:after="0" w:line="240" w:lineRule="auto"/>
        <w:rPr>
          <w:rFonts w:ascii="Arial" w:cs="Arial" w:eastAsia="Arial" w:hAnsi="Arial"/>
        </w:rPr>
      </w:pPr>
      <w:r w:rsidDel="00000000" w:rsidR="00000000" w:rsidRPr="00000000">
        <w:rPr>
          <w:rFonts w:ascii="Arial" w:cs="Arial" w:eastAsia="Arial" w:hAnsi="Arial"/>
          <w:rtl w:val="0"/>
        </w:rPr>
        <w:t xml:space="preserve">Organization to which management of a register has been delegated by the register owner. [ISO 19135]</w:t>
      </w:r>
    </w:p>
    <w:p w:rsidR="00000000" w:rsidDel="00000000" w:rsidP="00000000" w:rsidRDefault="00000000" w:rsidRPr="00000000" w14:paraId="000001B8">
      <w:pPr>
        <w:spacing w:after="0" w:line="240" w:lineRule="auto"/>
        <w:rPr/>
      </w:pPr>
      <w:r w:rsidDel="00000000" w:rsidR="00000000" w:rsidRPr="00000000">
        <w:rPr>
          <w:rFonts w:ascii="Arial" w:cs="Arial" w:eastAsia="Arial" w:hAnsi="Arial"/>
          <w:rtl w:val="0"/>
        </w:rPr>
        <w:t xml:space="preserve">Note: in the case of an IHO Register, the Register Manager performs the functions of the registration authority specified in the IHO Directives.</w:t>
      </w:r>
      <w:r w:rsidDel="00000000" w:rsidR="00000000" w:rsidRPr="00000000">
        <w:rPr>
          <w:rtl w:val="0"/>
        </w:rPr>
      </w:r>
    </w:p>
    <w:p w:rsidR="00000000" w:rsidDel="00000000" w:rsidP="00000000" w:rsidRDefault="00000000" w:rsidRPr="00000000" w14:paraId="000001B9">
      <w:pPr>
        <w:spacing w:after="0" w:line="240" w:lineRule="auto"/>
        <w:rPr/>
      </w:pPr>
      <w:r w:rsidDel="00000000" w:rsidR="00000000" w:rsidRPr="00000000">
        <w:rPr>
          <w:rtl w:val="0"/>
        </w:rPr>
      </w:r>
    </w:p>
    <w:p w:rsidR="00000000" w:rsidDel="00000000" w:rsidP="00000000" w:rsidRDefault="00000000" w:rsidRPr="00000000" w14:paraId="000001B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Register </w:t>
      </w:r>
      <w:r w:rsidDel="00000000" w:rsidR="00000000" w:rsidRPr="00000000">
        <w:rPr>
          <w:b w:val="1"/>
          <w:rtl w:val="0"/>
        </w:rPr>
        <w:t xml:space="preserve">O</w:t>
      </w:r>
      <w:r w:rsidDel="00000000" w:rsidR="00000000" w:rsidRPr="00000000">
        <w:rPr>
          <w:rFonts w:ascii="Arial" w:cs="Arial" w:eastAsia="Arial" w:hAnsi="Arial"/>
          <w:b w:val="1"/>
          <w:rtl w:val="0"/>
        </w:rPr>
        <w:t xml:space="preserve">wner</w:t>
      </w:r>
    </w:p>
    <w:p w:rsidR="00000000" w:rsidDel="00000000" w:rsidP="00000000" w:rsidRDefault="00000000" w:rsidRPr="00000000" w14:paraId="000001BB">
      <w:pPr>
        <w:spacing w:after="0" w:line="240" w:lineRule="auto"/>
        <w:rPr/>
      </w:pPr>
      <w:r w:rsidDel="00000000" w:rsidR="00000000" w:rsidRPr="00000000">
        <w:rPr>
          <w:rFonts w:ascii="Arial" w:cs="Arial" w:eastAsia="Arial" w:hAnsi="Arial"/>
          <w:rtl w:val="0"/>
        </w:rPr>
        <w:t xml:space="preserve">Organization that establishes a register [S-100]</w:t>
      </w:r>
      <w:r w:rsidDel="00000000" w:rsidR="00000000" w:rsidRPr="00000000">
        <w:rPr>
          <w:rtl w:val="0"/>
        </w:rPr>
      </w:r>
    </w:p>
    <w:p w:rsidR="00000000" w:rsidDel="00000000" w:rsidP="00000000" w:rsidRDefault="00000000" w:rsidRPr="00000000" w14:paraId="000001BC">
      <w:pPr>
        <w:spacing w:after="0" w:line="240" w:lineRule="auto"/>
        <w:rPr/>
      </w:pPr>
      <w:r w:rsidDel="00000000" w:rsidR="00000000" w:rsidRPr="00000000">
        <w:rPr>
          <w:rtl w:val="0"/>
        </w:rPr>
      </w:r>
    </w:p>
    <w:p w:rsidR="00000000" w:rsidDel="00000000" w:rsidP="00000000" w:rsidRDefault="00000000" w:rsidRPr="00000000" w14:paraId="000001B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Registry</w:t>
      </w:r>
    </w:p>
    <w:p w:rsidR="00000000" w:rsidDel="00000000" w:rsidP="00000000" w:rsidRDefault="00000000" w:rsidRPr="00000000" w14:paraId="000001BE">
      <w:pPr>
        <w:spacing w:after="0" w:line="240" w:lineRule="auto"/>
        <w:rPr/>
      </w:pPr>
      <w:r w:rsidDel="00000000" w:rsidR="00000000" w:rsidRPr="00000000">
        <w:rPr>
          <w:rFonts w:ascii="Arial" w:cs="Arial" w:eastAsia="Arial" w:hAnsi="Arial"/>
          <w:rtl w:val="0"/>
        </w:rPr>
        <w:t xml:space="preserve">Information system on which a register is maintained. [ISO 19135]</w:t>
      </w:r>
      <w:r w:rsidDel="00000000" w:rsidR="00000000" w:rsidRPr="00000000">
        <w:rPr>
          <w:rtl w:val="0"/>
        </w:rPr>
      </w:r>
    </w:p>
    <w:p w:rsidR="00000000" w:rsidDel="00000000" w:rsidP="00000000" w:rsidRDefault="00000000" w:rsidRPr="00000000" w14:paraId="000001BF">
      <w:pPr>
        <w:spacing w:after="0" w:line="240" w:lineRule="auto"/>
        <w:rPr/>
      </w:pPr>
      <w:r w:rsidDel="00000000" w:rsidR="00000000" w:rsidRPr="00000000">
        <w:rPr>
          <w:rtl w:val="0"/>
        </w:rPr>
      </w:r>
    </w:p>
    <w:p w:rsidR="00000000" w:rsidDel="00000000" w:rsidP="00000000" w:rsidRDefault="00000000" w:rsidRPr="00000000" w14:paraId="000001C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Schema</w:t>
      </w:r>
    </w:p>
    <w:p w:rsidR="00000000" w:rsidDel="00000000" w:rsidP="00000000" w:rsidRDefault="00000000" w:rsidRPr="00000000" w14:paraId="000001C1">
      <w:pPr>
        <w:spacing w:after="0" w:line="240" w:lineRule="auto"/>
        <w:rPr/>
      </w:pPr>
      <w:r w:rsidDel="00000000" w:rsidR="00000000" w:rsidRPr="00000000">
        <w:rPr>
          <w:rFonts w:ascii="Arial" w:cs="Arial" w:eastAsia="Arial" w:hAnsi="Arial"/>
          <w:rtl w:val="0"/>
        </w:rPr>
        <w:t xml:space="preserve">Formal description of a model [S-100]</w:t>
      </w:r>
      <w:r w:rsidDel="00000000" w:rsidR="00000000" w:rsidRPr="00000000">
        <w:rPr>
          <w:rtl w:val="0"/>
        </w:rPr>
      </w:r>
    </w:p>
    <w:p w:rsidR="00000000" w:rsidDel="00000000" w:rsidP="00000000" w:rsidRDefault="00000000" w:rsidRPr="00000000" w14:paraId="000001C2">
      <w:pPr>
        <w:spacing w:after="0" w:line="240" w:lineRule="auto"/>
        <w:rPr/>
      </w:pPr>
      <w:r w:rsidDel="00000000" w:rsidR="00000000" w:rsidRPr="00000000">
        <w:rPr>
          <w:rtl w:val="0"/>
        </w:rPr>
      </w:r>
    </w:p>
    <w:p w:rsidR="00000000" w:rsidDel="00000000" w:rsidP="00000000" w:rsidRDefault="00000000" w:rsidRPr="00000000" w14:paraId="000001C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Sea </w:t>
      </w:r>
      <w:r w:rsidDel="00000000" w:rsidR="00000000" w:rsidRPr="00000000">
        <w:rPr>
          <w:b w:val="1"/>
          <w:rtl w:val="0"/>
        </w:rPr>
        <w:t xml:space="preserve">S</w:t>
      </w:r>
      <w:r w:rsidDel="00000000" w:rsidR="00000000" w:rsidRPr="00000000">
        <w:rPr>
          <w:rFonts w:ascii="Arial" w:cs="Arial" w:eastAsia="Arial" w:hAnsi="Arial"/>
          <w:b w:val="1"/>
          <w:rtl w:val="0"/>
        </w:rPr>
        <w:t xml:space="preserve">urface</w:t>
      </w:r>
    </w:p>
    <w:p w:rsidR="00000000" w:rsidDel="00000000" w:rsidP="00000000" w:rsidRDefault="00000000" w:rsidRPr="00000000" w14:paraId="000001C4">
      <w:pPr>
        <w:spacing w:after="0" w:line="240" w:lineRule="auto"/>
        <w:rPr>
          <w:rFonts w:ascii="Arial" w:cs="Arial" w:eastAsia="Arial" w:hAnsi="Arial"/>
        </w:rPr>
      </w:pPr>
      <w:r w:rsidDel="00000000" w:rsidR="00000000" w:rsidRPr="00000000">
        <w:rPr>
          <w:rFonts w:ascii="Arial" w:cs="Arial" w:eastAsia="Arial" w:hAnsi="Arial"/>
          <w:rtl w:val="0"/>
        </w:rPr>
        <w:t xml:space="preserve">A two-dimensional (in the horizontal plane) field representing the air-sea interface, with high frequency fluctuations such as wind waves and swell, but not astronomical tides, filtered out. [S-111]</w:t>
      </w:r>
    </w:p>
    <w:p w:rsidR="00000000" w:rsidDel="00000000" w:rsidP="00000000" w:rsidRDefault="00000000" w:rsidRPr="00000000" w14:paraId="000001C5">
      <w:pPr>
        <w:spacing w:after="0" w:line="240" w:lineRule="auto"/>
        <w:rPr>
          <w:rFonts w:ascii="Arial" w:cs="Arial" w:eastAsia="Arial" w:hAnsi="Arial"/>
        </w:rPr>
      </w:pPr>
      <w:r w:rsidDel="00000000" w:rsidR="00000000" w:rsidRPr="00000000">
        <w:rPr>
          <w:rFonts w:ascii="Arial" w:cs="Arial" w:eastAsia="Arial" w:hAnsi="Arial"/>
          <w:rtl w:val="0"/>
        </w:rPr>
        <w:t xml:space="preserve">Example: sea surface, river surface, and lake surface</w:t>
      </w:r>
    </w:p>
    <w:p w:rsidR="00000000" w:rsidDel="00000000" w:rsidP="00000000" w:rsidRDefault="00000000" w:rsidRPr="00000000" w14:paraId="000001C6">
      <w:pPr>
        <w:spacing w:after="0" w:line="240" w:lineRule="auto"/>
        <w:rPr/>
      </w:pPr>
      <w:r w:rsidDel="00000000" w:rsidR="00000000" w:rsidRPr="00000000">
        <w:rPr>
          <w:rFonts w:ascii="Arial" w:cs="Arial" w:eastAsia="Arial" w:hAnsi="Arial"/>
          <w:rtl w:val="0"/>
        </w:rPr>
        <w:t xml:space="preserve">Note: this </w:t>
      </w:r>
      <w:r w:rsidDel="00000000" w:rsidR="00000000" w:rsidRPr="00000000">
        <w:rPr>
          <w:rtl w:val="0"/>
        </w:rPr>
        <w:t xml:space="preserve">implies</w:t>
      </w:r>
      <w:r w:rsidDel="00000000" w:rsidR="00000000" w:rsidRPr="00000000">
        <w:rPr>
          <w:rFonts w:ascii="Arial" w:cs="Arial" w:eastAsia="Arial" w:hAnsi="Arial"/>
          <w:rtl w:val="0"/>
        </w:rPr>
        <w:t xml:space="preserve"> marine water, lakes, waterways, navigation rivers, etc.</w:t>
      </w:r>
      <w:r w:rsidDel="00000000" w:rsidR="00000000" w:rsidRPr="00000000">
        <w:rPr>
          <w:rtl w:val="0"/>
        </w:rPr>
      </w:r>
    </w:p>
    <w:p w:rsidR="00000000" w:rsidDel="00000000" w:rsidP="00000000" w:rsidRDefault="00000000" w:rsidRPr="00000000" w14:paraId="000001C7">
      <w:pPr>
        <w:spacing w:after="0" w:line="240" w:lineRule="auto"/>
        <w:rPr/>
      </w:pPr>
      <w:r w:rsidDel="00000000" w:rsidR="00000000" w:rsidRPr="00000000">
        <w:rPr>
          <w:rtl w:val="0"/>
        </w:rPr>
      </w:r>
    </w:p>
    <w:p w:rsidR="00000000" w:rsidDel="00000000" w:rsidP="00000000" w:rsidRDefault="00000000" w:rsidRPr="00000000" w14:paraId="000001C8">
      <w:pPr>
        <w:spacing w:after="0" w:line="240" w:lineRule="auto"/>
        <w:rPr>
          <w:b w:val="1"/>
        </w:rPr>
      </w:pPr>
      <w:r w:rsidDel="00000000" w:rsidR="00000000" w:rsidRPr="00000000">
        <w:rPr>
          <w:b w:val="1"/>
          <w:rtl w:val="0"/>
        </w:rPr>
        <w:t xml:space="preserve">Significant Wave Height</w:t>
      </w:r>
    </w:p>
    <w:p w:rsidR="00000000" w:rsidDel="00000000" w:rsidP="00000000" w:rsidRDefault="00000000" w:rsidRPr="00000000" w14:paraId="000001C9">
      <w:pPr>
        <w:spacing w:after="0" w:line="240" w:lineRule="auto"/>
        <w:rPr/>
      </w:pPr>
      <w:r w:rsidDel="00000000" w:rsidR="00000000" w:rsidRPr="00000000">
        <w:rPr>
          <w:highlight w:val="white"/>
          <w:rtl w:val="0"/>
        </w:rPr>
        <w:t xml:space="preserve">The average trough-to-crest height of the highest one third of the wave heights (sea and swell) occurring in a particular time period [WMO Glossary]</w:t>
      </w: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rtl w:val="0"/>
        </w:rPr>
      </w:r>
    </w:p>
    <w:p w:rsidR="00000000" w:rsidDel="00000000" w:rsidP="00000000" w:rsidRDefault="00000000" w:rsidRPr="00000000" w14:paraId="000001C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Spatial </w:t>
      </w:r>
      <w:r w:rsidDel="00000000" w:rsidR="00000000" w:rsidRPr="00000000">
        <w:rPr>
          <w:b w:val="1"/>
          <w:rtl w:val="0"/>
        </w:rPr>
        <w:t xml:space="preserve">R</w:t>
      </w:r>
      <w:r w:rsidDel="00000000" w:rsidR="00000000" w:rsidRPr="00000000">
        <w:rPr>
          <w:rFonts w:ascii="Arial" w:cs="Arial" w:eastAsia="Arial" w:hAnsi="Arial"/>
          <w:b w:val="1"/>
          <w:rtl w:val="0"/>
        </w:rPr>
        <w:t xml:space="preserve">eference</w:t>
      </w:r>
    </w:p>
    <w:p w:rsidR="00000000" w:rsidDel="00000000" w:rsidP="00000000" w:rsidRDefault="00000000" w:rsidRPr="00000000" w14:paraId="000001CC">
      <w:pPr>
        <w:spacing w:after="0" w:line="240" w:lineRule="auto"/>
        <w:rPr/>
      </w:pPr>
      <w:r w:rsidDel="00000000" w:rsidR="00000000" w:rsidRPr="00000000">
        <w:rPr>
          <w:rFonts w:ascii="Arial" w:cs="Arial" w:eastAsia="Arial" w:hAnsi="Arial"/>
          <w:rtl w:val="0"/>
        </w:rPr>
        <w:t xml:space="preserve">Description of position in the real world [S-100]</w:t>
      </w: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rtl w:val="0"/>
        </w:rPr>
      </w:r>
    </w:p>
    <w:p w:rsidR="00000000" w:rsidDel="00000000" w:rsidP="00000000" w:rsidRDefault="00000000" w:rsidRPr="00000000" w14:paraId="000001C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Start </w:t>
      </w:r>
      <w:r w:rsidDel="00000000" w:rsidR="00000000" w:rsidRPr="00000000">
        <w:rPr>
          <w:b w:val="1"/>
          <w:rtl w:val="0"/>
        </w:rPr>
        <w:t xml:space="preserve">P</w:t>
      </w:r>
      <w:r w:rsidDel="00000000" w:rsidR="00000000" w:rsidRPr="00000000">
        <w:rPr>
          <w:rFonts w:ascii="Arial" w:cs="Arial" w:eastAsia="Arial" w:hAnsi="Arial"/>
          <w:b w:val="1"/>
          <w:rtl w:val="0"/>
        </w:rPr>
        <w:t xml:space="preserve">oint</w:t>
      </w:r>
    </w:p>
    <w:p w:rsidR="00000000" w:rsidDel="00000000" w:rsidP="00000000" w:rsidRDefault="00000000" w:rsidRPr="00000000" w14:paraId="000001CF">
      <w:pPr>
        <w:spacing w:after="0" w:line="240" w:lineRule="auto"/>
        <w:rPr/>
      </w:pPr>
      <w:r w:rsidDel="00000000" w:rsidR="00000000" w:rsidRPr="00000000">
        <w:rPr>
          <w:rFonts w:ascii="Arial" w:cs="Arial" w:eastAsia="Arial" w:hAnsi="Arial"/>
          <w:rtl w:val="0"/>
        </w:rPr>
        <w:t xml:space="preserve">First point of a curve. [ISO 19107]</w:t>
      </w:r>
      <w:r w:rsidDel="00000000" w:rsidR="00000000" w:rsidRPr="00000000">
        <w:rPr>
          <w:rtl w:val="0"/>
        </w:rPr>
      </w:r>
    </w:p>
    <w:p w:rsidR="00000000" w:rsidDel="00000000" w:rsidP="00000000" w:rsidRDefault="00000000" w:rsidRPr="00000000" w14:paraId="000001D0">
      <w:pPr>
        <w:spacing w:after="0" w:line="240" w:lineRule="auto"/>
        <w:rPr/>
      </w:pPr>
      <w:r w:rsidDel="00000000" w:rsidR="00000000" w:rsidRPr="00000000">
        <w:rPr>
          <w:rtl w:val="0"/>
        </w:rPr>
      </w:r>
    </w:p>
    <w:p w:rsidR="00000000" w:rsidDel="00000000" w:rsidP="00000000" w:rsidRDefault="00000000" w:rsidRPr="00000000" w14:paraId="000001D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Submitting </w:t>
      </w:r>
      <w:r w:rsidDel="00000000" w:rsidR="00000000" w:rsidRPr="00000000">
        <w:rPr>
          <w:b w:val="1"/>
          <w:rtl w:val="0"/>
        </w:rPr>
        <w:t xml:space="preserve">O</w:t>
      </w:r>
      <w:r w:rsidDel="00000000" w:rsidR="00000000" w:rsidRPr="00000000">
        <w:rPr>
          <w:rFonts w:ascii="Arial" w:cs="Arial" w:eastAsia="Arial" w:hAnsi="Arial"/>
          <w:b w:val="1"/>
          <w:rtl w:val="0"/>
        </w:rPr>
        <w:t xml:space="preserve">rganization</w:t>
      </w:r>
    </w:p>
    <w:p w:rsidR="00000000" w:rsidDel="00000000" w:rsidP="00000000" w:rsidRDefault="00000000" w:rsidRPr="00000000" w14:paraId="000001D2">
      <w:pPr>
        <w:spacing w:after="0" w:line="240" w:lineRule="auto"/>
        <w:rPr/>
      </w:pPr>
      <w:r w:rsidDel="00000000" w:rsidR="00000000" w:rsidRPr="00000000">
        <w:rPr>
          <w:rFonts w:ascii="Arial" w:cs="Arial" w:eastAsia="Arial" w:hAnsi="Arial"/>
          <w:rtl w:val="0"/>
        </w:rPr>
        <w:t xml:space="preserve">Organization </w:t>
      </w:r>
      <w:r w:rsidDel="00000000" w:rsidR="00000000" w:rsidRPr="00000000">
        <w:rPr>
          <w:rtl w:val="0"/>
        </w:rPr>
        <w:t xml:space="preserve">authorized</w:t>
      </w:r>
      <w:r w:rsidDel="00000000" w:rsidR="00000000" w:rsidRPr="00000000">
        <w:rPr>
          <w:rFonts w:ascii="Arial" w:cs="Arial" w:eastAsia="Arial" w:hAnsi="Arial"/>
          <w:rtl w:val="0"/>
        </w:rPr>
        <w:t xml:space="preserve"> by a register owner to propose changes to the content of a register. [ISO 19135]</w:t>
      </w:r>
      <w:r w:rsidDel="00000000" w:rsidR="00000000" w:rsidRPr="00000000">
        <w:rPr>
          <w:rtl w:val="0"/>
        </w:rPr>
      </w:r>
    </w:p>
    <w:p w:rsidR="00000000" w:rsidDel="00000000" w:rsidP="00000000" w:rsidRDefault="00000000" w:rsidRPr="00000000" w14:paraId="000001D3">
      <w:pPr>
        <w:spacing w:after="0" w:line="240" w:lineRule="auto"/>
        <w:rPr/>
      </w:pPr>
      <w:r w:rsidDel="00000000" w:rsidR="00000000" w:rsidRPr="00000000">
        <w:rPr>
          <w:rtl w:val="0"/>
        </w:rPr>
      </w:r>
    </w:p>
    <w:p w:rsidR="00000000" w:rsidDel="00000000" w:rsidP="00000000" w:rsidRDefault="00000000" w:rsidRPr="00000000" w14:paraId="000001D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Surface (</w:t>
      </w:r>
      <w:r w:rsidDel="00000000" w:rsidR="00000000" w:rsidRPr="00000000">
        <w:rPr>
          <w:b w:val="1"/>
          <w:rtl w:val="0"/>
        </w:rPr>
        <w:t xml:space="preserve">G</w:t>
      </w:r>
      <w:r w:rsidDel="00000000" w:rsidR="00000000" w:rsidRPr="00000000">
        <w:rPr>
          <w:rFonts w:ascii="Arial" w:cs="Arial" w:eastAsia="Arial" w:hAnsi="Arial"/>
          <w:b w:val="1"/>
          <w:rtl w:val="0"/>
        </w:rPr>
        <w:t xml:space="preserve">eometry)</w:t>
      </w:r>
    </w:p>
    <w:p w:rsidR="00000000" w:rsidDel="00000000" w:rsidP="00000000" w:rsidRDefault="00000000" w:rsidRPr="00000000" w14:paraId="000001D5">
      <w:pPr>
        <w:spacing w:after="0" w:line="240" w:lineRule="auto"/>
        <w:rPr>
          <w:rFonts w:ascii="Arial" w:cs="Arial" w:eastAsia="Arial" w:hAnsi="Arial"/>
        </w:rPr>
      </w:pPr>
      <w:r w:rsidDel="00000000" w:rsidR="00000000" w:rsidRPr="00000000">
        <w:rPr>
          <w:rFonts w:ascii="Arial" w:cs="Arial" w:eastAsia="Arial" w:hAnsi="Arial"/>
          <w:rtl w:val="0"/>
        </w:rPr>
        <w:t xml:space="preserve">2-dimensional geometric primitive, representing the continuous image of a region of a plane [ISO 19107]</w:t>
      </w:r>
    </w:p>
    <w:p w:rsidR="00000000" w:rsidDel="00000000" w:rsidP="00000000" w:rsidRDefault="00000000" w:rsidRPr="00000000" w14:paraId="000001D6">
      <w:pPr>
        <w:spacing w:after="0" w:line="240" w:lineRule="auto"/>
        <w:rPr/>
      </w:pPr>
      <w:r w:rsidDel="00000000" w:rsidR="00000000" w:rsidRPr="00000000">
        <w:rPr>
          <w:rFonts w:ascii="Arial" w:cs="Arial" w:eastAsia="Arial" w:hAnsi="Arial"/>
          <w:rtl w:val="0"/>
        </w:rPr>
        <w:t xml:space="preserve">Note: the boundary of a surface is the set of oriented, closed curves that delineate the limits of the surface.</w:t>
      </w:r>
      <w:r w:rsidDel="00000000" w:rsidR="00000000" w:rsidRPr="00000000">
        <w:rPr>
          <w:rtl w:val="0"/>
        </w:rPr>
      </w:r>
    </w:p>
    <w:p w:rsidR="00000000" w:rsidDel="00000000" w:rsidP="00000000" w:rsidRDefault="00000000" w:rsidRPr="00000000" w14:paraId="000001D7">
      <w:pPr>
        <w:spacing w:after="0" w:line="240" w:lineRule="auto"/>
        <w:rPr/>
      </w:pPr>
      <w:r w:rsidDel="00000000" w:rsidR="00000000" w:rsidRPr="00000000">
        <w:rPr>
          <w:rtl w:val="0"/>
        </w:rPr>
      </w:r>
    </w:p>
    <w:p w:rsidR="00000000" w:rsidDel="00000000" w:rsidP="00000000" w:rsidRDefault="00000000" w:rsidRPr="00000000" w14:paraId="000001D8">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Symbol</w:t>
      </w:r>
    </w:p>
    <w:p w:rsidR="00000000" w:rsidDel="00000000" w:rsidP="00000000" w:rsidRDefault="00000000" w:rsidRPr="00000000" w14:paraId="000001D9">
      <w:pPr>
        <w:spacing w:after="0" w:line="240" w:lineRule="auto"/>
        <w:rPr/>
      </w:pPr>
      <w:r w:rsidDel="00000000" w:rsidR="00000000" w:rsidRPr="00000000">
        <w:rPr>
          <w:rFonts w:ascii="Arial" w:cs="Arial" w:eastAsia="Arial" w:hAnsi="Arial"/>
          <w:rtl w:val="0"/>
        </w:rPr>
        <w:t xml:space="preserve">Portrayal primitive such as </w:t>
      </w:r>
      <w:r w:rsidDel="00000000" w:rsidR="00000000" w:rsidRPr="00000000">
        <w:rPr>
          <w:rtl w:val="0"/>
        </w:rPr>
        <w:t xml:space="preserve">line styles</w:t>
      </w:r>
      <w:r w:rsidDel="00000000" w:rsidR="00000000" w:rsidRPr="00000000">
        <w:rPr>
          <w:rFonts w:ascii="Arial" w:cs="Arial" w:eastAsia="Arial" w:hAnsi="Arial"/>
          <w:rtl w:val="0"/>
        </w:rPr>
        <w:t xml:space="preserve">, patterns, text and point symbol graphics defined in SVG. [S-100]</w:t>
      </w:r>
      <w:r w:rsidDel="00000000" w:rsidR="00000000" w:rsidRPr="00000000">
        <w:rPr>
          <w:rtl w:val="0"/>
        </w:rPr>
      </w:r>
    </w:p>
    <w:p w:rsidR="00000000" w:rsidDel="00000000" w:rsidP="00000000" w:rsidRDefault="00000000" w:rsidRPr="00000000" w14:paraId="000001DA">
      <w:pPr>
        <w:spacing w:after="0" w:line="240" w:lineRule="auto"/>
        <w:rPr/>
      </w:pPr>
      <w:r w:rsidDel="00000000" w:rsidR="00000000" w:rsidRPr="00000000">
        <w:rPr>
          <w:rtl w:val="0"/>
        </w:rPr>
      </w:r>
    </w:p>
    <w:p w:rsidR="00000000" w:rsidDel="00000000" w:rsidP="00000000" w:rsidRDefault="00000000" w:rsidRPr="00000000" w14:paraId="000001D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Type</w:t>
      </w:r>
    </w:p>
    <w:p w:rsidR="00000000" w:rsidDel="00000000" w:rsidP="00000000" w:rsidRDefault="00000000" w:rsidRPr="00000000" w14:paraId="000001DC">
      <w:pPr>
        <w:spacing w:after="0" w:line="240" w:lineRule="auto"/>
        <w:rPr>
          <w:rFonts w:ascii="Arial" w:cs="Arial" w:eastAsia="Arial" w:hAnsi="Arial"/>
        </w:rPr>
      </w:pPr>
      <w:r w:rsidDel="00000000" w:rsidR="00000000" w:rsidRPr="00000000">
        <w:rPr>
          <w:rFonts w:ascii="Arial" w:cs="Arial" w:eastAsia="Arial" w:hAnsi="Arial"/>
          <w:rtl w:val="0"/>
        </w:rPr>
        <w:t xml:space="preserve">Stereotype of class that is used to specify a domain of instances (objects) together with the operations applicable to the objects</w:t>
      </w:r>
    </w:p>
    <w:p w:rsidR="00000000" w:rsidDel="00000000" w:rsidP="00000000" w:rsidRDefault="00000000" w:rsidRPr="00000000" w14:paraId="000001DD">
      <w:pPr>
        <w:spacing w:after="0" w:line="240" w:lineRule="auto"/>
        <w:rPr/>
      </w:pPr>
      <w:r w:rsidDel="00000000" w:rsidR="00000000" w:rsidRPr="00000000">
        <w:rPr>
          <w:rFonts w:ascii="Arial" w:cs="Arial" w:eastAsia="Arial" w:hAnsi="Arial"/>
          <w:rtl w:val="0"/>
        </w:rPr>
        <w:t xml:space="preserve">Note: a type may have attributes and associations </w:t>
      </w:r>
      <w:r w:rsidDel="00000000" w:rsidR="00000000" w:rsidRPr="00000000">
        <w:rPr>
          <w:rtl w:val="0"/>
        </w:rPr>
        <w:t xml:space="preserve">[S-100]</w:t>
      </w:r>
    </w:p>
    <w:p w:rsidR="00000000" w:rsidDel="00000000" w:rsidP="00000000" w:rsidRDefault="00000000" w:rsidRPr="00000000" w14:paraId="000001DE">
      <w:pPr>
        <w:spacing w:after="0" w:line="240" w:lineRule="auto"/>
        <w:rPr/>
      </w:pPr>
      <w:r w:rsidDel="00000000" w:rsidR="00000000" w:rsidRPr="00000000">
        <w:rPr>
          <w:rtl w:val="0"/>
        </w:rPr>
      </w:r>
    </w:p>
    <w:p w:rsidR="00000000" w:rsidDel="00000000" w:rsidP="00000000" w:rsidRDefault="00000000" w:rsidRPr="00000000" w14:paraId="000001D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Unit</w:t>
      </w:r>
    </w:p>
    <w:p w:rsidR="00000000" w:rsidDel="00000000" w:rsidP="00000000" w:rsidRDefault="00000000" w:rsidRPr="00000000" w14:paraId="000001E0">
      <w:pPr>
        <w:spacing w:after="0" w:line="240" w:lineRule="auto"/>
        <w:rPr/>
      </w:pPr>
      <w:r w:rsidDel="00000000" w:rsidR="00000000" w:rsidRPr="00000000">
        <w:rPr>
          <w:rFonts w:ascii="Arial" w:cs="Arial" w:eastAsia="Arial" w:hAnsi="Arial"/>
          <w:rtl w:val="0"/>
        </w:rPr>
        <w:t xml:space="preserve">Defined quantity in which dimensioned parameters are expressed. [S-100]</w:t>
      </w:r>
      <w:r w:rsidDel="00000000" w:rsidR="00000000" w:rsidRPr="00000000">
        <w:rPr>
          <w:rtl w:val="0"/>
        </w:rPr>
      </w:r>
    </w:p>
    <w:p w:rsidR="00000000" w:rsidDel="00000000" w:rsidP="00000000" w:rsidRDefault="00000000" w:rsidRPr="00000000" w14:paraId="000001E1">
      <w:pPr>
        <w:spacing w:after="0" w:line="240" w:lineRule="auto"/>
        <w:rPr/>
      </w:pPr>
      <w:r w:rsidDel="00000000" w:rsidR="00000000" w:rsidRPr="00000000">
        <w:rPr>
          <w:rtl w:val="0"/>
        </w:rPr>
      </w:r>
    </w:p>
    <w:p w:rsidR="00000000" w:rsidDel="00000000" w:rsidP="00000000" w:rsidRDefault="00000000" w:rsidRPr="00000000" w14:paraId="000001E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Value</w:t>
      </w:r>
    </w:p>
    <w:p w:rsidR="00000000" w:rsidDel="00000000" w:rsidP="00000000" w:rsidRDefault="00000000" w:rsidRPr="00000000" w14:paraId="000001E3">
      <w:pPr>
        <w:spacing w:after="0" w:line="240" w:lineRule="auto"/>
        <w:rPr>
          <w:rFonts w:ascii="Arial" w:cs="Arial" w:eastAsia="Arial" w:hAnsi="Arial"/>
        </w:rPr>
      </w:pPr>
      <w:r w:rsidDel="00000000" w:rsidR="00000000" w:rsidRPr="00000000">
        <w:rPr>
          <w:rFonts w:ascii="Arial" w:cs="Arial" w:eastAsia="Arial" w:hAnsi="Arial"/>
          <w:rtl w:val="0"/>
        </w:rPr>
        <w:t xml:space="preserve">Element of a type domain [ISO/TS 19103:2005]</w:t>
      </w:r>
    </w:p>
    <w:p w:rsidR="00000000" w:rsidDel="00000000" w:rsidP="00000000" w:rsidRDefault="00000000" w:rsidRPr="00000000" w14:paraId="000001E4">
      <w:pPr>
        <w:spacing w:after="0" w:line="240" w:lineRule="auto"/>
        <w:rPr>
          <w:rFonts w:ascii="Arial" w:cs="Arial" w:eastAsia="Arial" w:hAnsi="Arial"/>
        </w:rPr>
      </w:pPr>
      <w:r w:rsidDel="00000000" w:rsidR="00000000" w:rsidRPr="00000000">
        <w:rPr>
          <w:rFonts w:ascii="Arial" w:cs="Arial" w:eastAsia="Arial" w:hAnsi="Arial"/>
          <w:rtl w:val="0"/>
        </w:rPr>
        <w:t xml:space="preserve">Note: a value may be considered a possible state of an object within a class or type (domain).</w:t>
      </w:r>
    </w:p>
    <w:p w:rsidR="00000000" w:rsidDel="00000000" w:rsidP="00000000" w:rsidRDefault="00000000" w:rsidRPr="00000000" w14:paraId="000001E5">
      <w:pPr>
        <w:spacing w:after="0" w:line="240" w:lineRule="auto"/>
        <w:rPr>
          <w:rFonts w:ascii="Arial" w:cs="Arial" w:eastAsia="Arial" w:hAnsi="Arial"/>
        </w:rPr>
      </w:pPr>
      <w:r w:rsidDel="00000000" w:rsidR="00000000" w:rsidRPr="00000000">
        <w:rPr>
          <w:rFonts w:ascii="Arial" w:cs="Arial" w:eastAsia="Arial" w:hAnsi="Arial"/>
          <w:rtl w:val="0"/>
        </w:rPr>
        <w:t xml:space="preserve">Note 2: a data value is an instance of a data type, a value without identity.</w:t>
      </w:r>
    </w:p>
    <w:p w:rsidR="00000000" w:rsidDel="00000000" w:rsidP="00000000" w:rsidRDefault="00000000" w:rsidRPr="00000000" w14:paraId="000001E6">
      <w:pPr>
        <w:spacing w:after="0" w:lin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E7">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35nkun2" w:id="16"/>
      <w:bookmarkEnd w:id="16"/>
      <w:r w:rsidDel="00000000" w:rsidR="00000000" w:rsidRPr="00000000">
        <w:rPr>
          <w:rtl w:val="0"/>
        </w:rPr>
        <w:t xml:space="preserve">Abbreviations</w:t>
      </w:r>
      <w:r w:rsidDel="00000000" w:rsidR="00000000" w:rsidRPr="00000000">
        <w:rPr>
          <w:rtl w:val="0"/>
        </w:rPr>
        <w:t xml:space="preserve"> and Acronyms</w:t>
      </w:r>
    </w:p>
    <w:p w:rsidR="00000000" w:rsidDel="00000000" w:rsidP="00000000" w:rsidRDefault="00000000" w:rsidRPr="00000000" w14:paraId="000001E8">
      <w:pPr>
        <w:rPr/>
      </w:pPr>
      <w:r w:rsidDel="00000000" w:rsidR="00000000" w:rsidRPr="00000000">
        <w:rPr>
          <w:rtl w:val="0"/>
        </w:rPr>
        <w:t xml:space="preserve">This product specification adopts the following convention for abbreviated terms:</w:t>
      </w:r>
    </w:p>
    <w:p w:rsidR="00000000" w:rsidDel="00000000" w:rsidP="00000000" w:rsidRDefault="00000000" w:rsidRPr="00000000" w14:paraId="000001E9">
      <w:pPr>
        <w:spacing w:after="0" w:lineRule="auto"/>
        <w:rPr/>
      </w:pPr>
      <w:r w:rsidDel="00000000" w:rsidR="00000000" w:rsidRPr="00000000">
        <w:rPr>
          <w:rtl w:val="0"/>
        </w:rPr>
        <w:t xml:space="preserve">CRS</w:t>
        <w:tab/>
        <w:tab/>
        <w:t xml:space="preserve">Coordinate Reference System</w:t>
      </w:r>
    </w:p>
    <w:p w:rsidR="00000000" w:rsidDel="00000000" w:rsidP="00000000" w:rsidRDefault="00000000" w:rsidRPr="00000000" w14:paraId="000001EA">
      <w:pPr>
        <w:spacing w:after="0" w:lineRule="auto"/>
        <w:rPr/>
      </w:pPr>
      <w:r w:rsidDel="00000000" w:rsidR="00000000" w:rsidRPr="00000000">
        <w:rPr>
          <w:rtl w:val="0"/>
        </w:rPr>
        <w:t xml:space="preserve">DCEG</w:t>
        <w:tab/>
        <w:tab/>
        <w:t xml:space="preserve">Data Classification and Encoding Guide</w:t>
      </w:r>
    </w:p>
    <w:p w:rsidR="00000000" w:rsidDel="00000000" w:rsidP="00000000" w:rsidRDefault="00000000" w:rsidRPr="00000000" w14:paraId="000001EB">
      <w:pPr>
        <w:spacing w:after="0" w:lineRule="auto"/>
        <w:rPr/>
      </w:pPr>
      <w:r w:rsidDel="00000000" w:rsidR="00000000" w:rsidRPr="00000000">
        <w:rPr>
          <w:rtl w:val="0"/>
        </w:rPr>
        <w:t xml:space="preserve">ECDIS</w:t>
        <w:tab/>
        <w:tab/>
        <w:t xml:space="preserve">Electronic Chart Display Information System (SOLAS Required)</w:t>
      </w:r>
    </w:p>
    <w:p w:rsidR="00000000" w:rsidDel="00000000" w:rsidP="00000000" w:rsidRDefault="00000000" w:rsidRPr="00000000" w14:paraId="000001EC">
      <w:pPr>
        <w:spacing w:after="0" w:lineRule="auto"/>
        <w:rPr/>
      </w:pPr>
      <w:r w:rsidDel="00000000" w:rsidR="00000000" w:rsidRPr="00000000">
        <w:rPr>
          <w:rtl w:val="0"/>
        </w:rPr>
        <w:t xml:space="preserve">ECS</w:t>
        <w:tab/>
        <w:tab/>
        <w:t xml:space="preserve">Electronic Chart System (Non SOLAS) </w:t>
      </w:r>
    </w:p>
    <w:p w:rsidR="00000000" w:rsidDel="00000000" w:rsidP="00000000" w:rsidRDefault="00000000" w:rsidRPr="00000000" w14:paraId="000001ED">
      <w:pPr>
        <w:spacing w:after="0" w:lineRule="auto"/>
        <w:rPr/>
      </w:pPr>
      <w:r w:rsidDel="00000000" w:rsidR="00000000" w:rsidRPr="00000000">
        <w:rPr>
          <w:rtl w:val="0"/>
        </w:rPr>
        <w:t xml:space="preserve">EPSG</w:t>
        <w:tab/>
        <w:tab/>
        <w:t xml:space="preserve">European Petroleum Survey Group</w:t>
      </w:r>
    </w:p>
    <w:p w:rsidR="00000000" w:rsidDel="00000000" w:rsidP="00000000" w:rsidRDefault="00000000" w:rsidRPr="00000000" w14:paraId="000001EE">
      <w:pPr>
        <w:spacing w:after="0" w:lineRule="auto"/>
        <w:rPr/>
      </w:pPr>
      <w:r w:rsidDel="00000000" w:rsidR="00000000" w:rsidRPr="00000000">
        <w:rPr>
          <w:rtl w:val="0"/>
        </w:rPr>
        <w:t xml:space="preserve">ENC</w:t>
        <w:tab/>
        <w:tab/>
        <w:t xml:space="preserve">Electronic Navigational Chart</w:t>
      </w:r>
    </w:p>
    <w:p w:rsidR="00000000" w:rsidDel="00000000" w:rsidP="00000000" w:rsidRDefault="00000000" w:rsidRPr="00000000" w14:paraId="000001EF">
      <w:pPr>
        <w:spacing w:after="0" w:lineRule="auto"/>
        <w:rPr/>
      </w:pPr>
      <w:r w:rsidDel="00000000" w:rsidR="00000000" w:rsidRPr="00000000">
        <w:rPr>
          <w:rtl w:val="0"/>
        </w:rPr>
        <w:t xml:space="preserve">ETSI</w:t>
        <w:tab/>
        <w:tab/>
        <w:t xml:space="preserve">Expert Team on Sea Ice</w:t>
      </w:r>
    </w:p>
    <w:p w:rsidR="00000000" w:rsidDel="00000000" w:rsidP="00000000" w:rsidRDefault="00000000" w:rsidRPr="00000000" w14:paraId="000001F0">
      <w:pPr>
        <w:spacing w:after="0" w:lineRule="auto"/>
        <w:rPr/>
      </w:pPr>
      <w:r w:rsidDel="00000000" w:rsidR="00000000" w:rsidRPr="00000000">
        <w:rPr>
          <w:rtl w:val="0"/>
        </w:rPr>
        <w:t xml:space="preserve">ET-MS</w:t>
        <w:tab/>
        <w:tab/>
        <w:t xml:space="preserve">Expert Team on Maritime Safety</w:t>
      </w:r>
    </w:p>
    <w:p w:rsidR="00000000" w:rsidDel="00000000" w:rsidP="00000000" w:rsidRDefault="00000000" w:rsidRPr="00000000" w14:paraId="000001F1">
      <w:pPr>
        <w:spacing w:after="0" w:lineRule="auto"/>
        <w:rPr/>
      </w:pPr>
      <w:r w:rsidDel="00000000" w:rsidR="00000000" w:rsidRPr="00000000">
        <w:rPr>
          <w:rtl w:val="0"/>
        </w:rPr>
        <w:t xml:space="preserve">FCD</w:t>
        <w:tab/>
        <w:tab/>
        <w:t xml:space="preserve">Feature Concept Dictionary</w:t>
      </w:r>
    </w:p>
    <w:p w:rsidR="00000000" w:rsidDel="00000000" w:rsidP="00000000" w:rsidRDefault="00000000" w:rsidRPr="00000000" w14:paraId="000001F2">
      <w:pPr>
        <w:spacing w:after="0" w:lineRule="auto"/>
        <w:rPr/>
      </w:pPr>
      <w:r w:rsidDel="00000000" w:rsidR="00000000" w:rsidRPr="00000000">
        <w:rPr>
          <w:rtl w:val="0"/>
        </w:rPr>
        <w:t xml:space="preserve">FDIS</w:t>
        <w:tab/>
        <w:tab/>
        <w:t xml:space="preserve">Final Draft International Standard</w:t>
      </w:r>
    </w:p>
    <w:p w:rsidR="00000000" w:rsidDel="00000000" w:rsidP="00000000" w:rsidRDefault="00000000" w:rsidRPr="00000000" w14:paraId="000001F3">
      <w:pPr>
        <w:spacing w:after="0" w:lineRule="auto"/>
        <w:rPr/>
      </w:pPr>
      <w:r w:rsidDel="00000000" w:rsidR="00000000" w:rsidRPr="00000000">
        <w:rPr>
          <w:rtl w:val="0"/>
        </w:rPr>
        <w:t xml:space="preserve">GFM</w:t>
        <w:tab/>
        <w:tab/>
        <w:t xml:space="preserve">General Feature Model</w:t>
      </w:r>
    </w:p>
    <w:p w:rsidR="00000000" w:rsidDel="00000000" w:rsidP="00000000" w:rsidRDefault="00000000" w:rsidRPr="00000000" w14:paraId="000001F4">
      <w:pPr>
        <w:spacing w:after="0" w:lineRule="auto"/>
        <w:rPr/>
      </w:pPr>
      <w:r w:rsidDel="00000000" w:rsidR="00000000" w:rsidRPr="00000000">
        <w:rPr>
          <w:rtl w:val="0"/>
        </w:rPr>
        <w:t xml:space="preserve">GI Registry</w:t>
        <w:tab/>
        <w:t xml:space="preserve">Geospatial Information Registry</w:t>
      </w:r>
    </w:p>
    <w:p w:rsidR="00000000" w:rsidDel="00000000" w:rsidP="00000000" w:rsidRDefault="00000000" w:rsidRPr="00000000" w14:paraId="000001F5">
      <w:pPr>
        <w:spacing w:after="0" w:lineRule="auto"/>
        <w:rPr/>
      </w:pPr>
      <w:r w:rsidDel="00000000" w:rsidR="00000000" w:rsidRPr="00000000">
        <w:rPr>
          <w:rtl w:val="0"/>
        </w:rPr>
        <w:t xml:space="preserve">GMDSS</w:t>
        <w:tab/>
        <w:t xml:space="preserve">Global Maritime Distress and Safety System</w:t>
      </w:r>
    </w:p>
    <w:p w:rsidR="00000000" w:rsidDel="00000000" w:rsidP="00000000" w:rsidRDefault="00000000" w:rsidRPr="00000000" w14:paraId="000001F6">
      <w:pPr>
        <w:spacing w:after="0" w:lineRule="auto"/>
        <w:rPr/>
      </w:pPr>
      <w:r w:rsidDel="00000000" w:rsidR="00000000" w:rsidRPr="00000000">
        <w:rPr>
          <w:rtl w:val="0"/>
        </w:rPr>
        <w:t xml:space="preserve">GML</w:t>
        <w:tab/>
        <w:tab/>
        <w:t xml:space="preserve">Geography Markup Language</w:t>
      </w:r>
    </w:p>
    <w:p w:rsidR="00000000" w:rsidDel="00000000" w:rsidP="00000000" w:rsidRDefault="00000000" w:rsidRPr="00000000" w14:paraId="000001F7">
      <w:pPr>
        <w:spacing w:after="0" w:lineRule="auto"/>
        <w:rPr/>
      </w:pPr>
      <w:r w:rsidDel="00000000" w:rsidR="00000000" w:rsidRPr="00000000">
        <w:rPr>
          <w:rtl w:val="0"/>
        </w:rPr>
        <w:t xml:space="preserve">HDF5</w:t>
        <w:tab/>
        <w:tab/>
        <w:t xml:space="preserve">Hierarchical Data Format (HDF5 is the fifth release)</w:t>
      </w:r>
    </w:p>
    <w:p w:rsidR="00000000" w:rsidDel="00000000" w:rsidP="00000000" w:rsidRDefault="00000000" w:rsidRPr="00000000" w14:paraId="000001F8">
      <w:pPr>
        <w:spacing w:after="0" w:lineRule="auto"/>
        <w:rPr/>
      </w:pPr>
      <w:r w:rsidDel="00000000" w:rsidR="00000000" w:rsidRPr="00000000">
        <w:rPr>
          <w:rtl w:val="0"/>
        </w:rPr>
        <w:t xml:space="preserve">ICC </w:t>
        <w:tab/>
        <w:tab/>
        <w:t xml:space="preserve">International Color Consortium </w:t>
      </w:r>
    </w:p>
    <w:p w:rsidR="00000000" w:rsidDel="00000000" w:rsidP="00000000" w:rsidRDefault="00000000" w:rsidRPr="00000000" w14:paraId="000001F9">
      <w:pPr>
        <w:spacing w:after="0" w:lineRule="auto"/>
        <w:rPr/>
      </w:pPr>
      <w:r w:rsidDel="00000000" w:rsidR="00000000" w:rsidRPr="00000000">
        <w:rPr>
          <w:rtl w:val="0"/>
        </w:rPr>
        <w:t xml:space="preserve">IHO</w:t>
        <w:tab/>
        <w:tab/>
        <w:t xml:space="preserve">International Hydrographic Organization</w:t>
      </w:r>
    </w:p>
    <w:p w:rsidR="00000000" w:rsidDel="00000000" w:rsidP="00000000" w:rsidRDefault="00000000" w:rsidRPr="00000000" w14:paraId="000001FA">
      <w:pPr>
        <w:spacing w:after="0" w:lineRule="auto"/>
        <w:rPr/>
      </w:pPr>
      <w:r w:rsidDel="00000000" w:rsidR="00000000" w:rsidRPr="00000000">
        <w:rPr>
          <w:rtl w:val="0"/>
        </w:rPr>
        <w:t xml:space="preserve">IMO</w:t>
        <w:tab/>
        <w:tab/>
        <w:t xml:space="preserve">International Maritime Organization</w:t>
      </w:r>
    </w:p>
    <w:p w:rsidR="00000000" w:rsidDel="00000000" w:rsidP="00000000" w:rsidRDefault="00000000" w:rsidRPr="00000000" w14:paraId="000001FB">
      <w:pPr>
        <w:spacing w:after="0" w:lineRule="auto"/>
        <w:rPr/>
      </w:pPr>
      <w:r w:rsidDel="00000000" w:rsidR="00000000" w:rsidRPr="00000000">
        <w:rPr>
          <w:rtl w:val="0"/>
        </w:rPr>
        <w:t xml:space="preserve">IOC</w:t>
        <w:tab/>
        <w:tab/>
        <w:t xml:space="preserve">Intergovernmental Oceanographic Commission</w:t>
      </w:r>
    </w:p>
    <w:p w:rsidR="00000000" w:rsidDel="00000000" w:rsidP="00000000" w:rsidRDefault="00000000" w:rsidRPr="00000000" w14:paraId="000001FC">
      <w:pPr>
        <w:spacing w:after="0" w:lineRule="auto"/>
        <w:rPr/>
      </w:pPr>
      <w:r w:rsidDel="00000000" w:rsidR="00000000" w:rsidRPr="00000000">
        <w:rPr>
          <w:rtl w:val="0"/>
        </w:rPr>
        <w:t xml:space="preserve">ISO</w:t>
        <w:tab/>
        <w:tab/>
        <w:t xml:space="preserve">International Organization for Standardization</w:t>
      </w:r>
    </w:p>
    <w:p w:rsidR="00000000" w:rsidDel="00000000" w:rsidP="00000000" w:rsidRDefault="00000000" w:rsidRPr="00000000" w14:paraId="000001FD">
      <w:pPr>
        <w:spacing w:after="0" w:lineRule="auto"/>
        <w:rPr/>
      </w:pPr>
      <w:r w:rsidDel="00000000" w:rsidR="00000000" w:rsidRPr="00000000">
        <w:rPr>
          <w:rtl w:val="0"/>
        </w:rPr>
        <w:t xml:space="preserve">METAREA         METeorological AREA</w:t>
      </w:r>
    </w:p>
    <w:p w:rsidR="00000000" w:rsidDel="00000000" w:rsidP="00000000" w:rsidRDefault="00000000" w:rsidRPr="00000000" w14:paraId="000001FE">
      <w:pPr>
        <w:spacing w:after="0" w:lineRule="auto"/>
        <w:rPr/>
      </w:pPr>
      <w:r w:rsidDel="00000000" w:rsidR="00000000" w:rsidRPr="00000000">
        <w:rPr>
          <w:rtl w:val="0"/>
        </w:rPr>
        <w:t xml:space="preserve">MSI                    Maritime Safety Information</w:t>
      </w:r>
    </w:p>
    <w:p w:rsidR="00000000" w:rsidDel="00000000" w:rsidP="00000000" w:rsidRDefault="00000000" w:rsidRPr="00000000" w14:paraId="000001FF">
      <w:pPr>
        <w:spacing w:after="0" w:lineRule="auto"/>
        <w:rPr/>
      </w:pPr>
      <w:r w:rsidDel="00000000" w:rsidR="00000000" w:rsidRPr="00000000">
        <w:rPr>
          <w:rtl w:val="0"/>
        </w:rPr>
        <w:t xml:space="preserve">NetCDF</w:t>
        <w:tab/>
        <w:t xml:space="preserve">Network Common Data Form</w:t>
      </w:r>
    </w:p>
    <w:p w:rsidR="00000000" w:rsidDel="00000000" w:rsidP="00000000" w:rsidRDefault="00000000" w:rsidRPr="00000000" w14:paraId="00000200">
      <w:pPr>
        <w:spacing w:after="0" w:lineRule="auto"/>
        <w:rPr/>
      </w:pPr>
      <w:r w:rsidDel="00000000" w:rsidR="00000000" w:rsidRPr="00000000">
        <w:rPr>
          <w:rtl w:val="0"/>
        </w:rPr>
        <w:t xml:space="preserve">OEM</w:t>
        <w:tab/>
        <w:tab/>
        <w:t xml:space="preserve">Original Equipment Manufacturer </w:t>
      </w:r>
    </w:p>
    <w:p w:rsidR="00000000" w:rsidDel="00000000" w:rsidP="00000000" w:rsidRDefault="00000000" w:rsidRPr="00000000" w14:paraId="00000201">
      <w:pPr>
        <w:spacing w:after="0" w:lineRule="auto"/>
        <w:rPr/>
      </w:pPr>
      <w:r w:rsidDel="00000000" w:rsidR="00000000" w:rsidRPr="00000000">
        <w:rPr>
          <w:rtl w:val="0"/>
        </w:rPr>
        <w:t xml:space="preserve">S-100WG</w:t>
        <w:tab/>
        <w:t xml:space="preserve">S-100 Working Group</w:t>
      </w:r>
    </w:p>
    <w:p w:rsidR="00000000" w:rsidDel="00000000" w:rsidP="00000000" w:rsidRDefault="00000000" w:rsidRPr="00000000" w14:paraId="00000202">
      <w:pPr>
        <w:spacing w:after="0" w:lineRule="auto"/>
        <w:rPr/>
      </w:pPr>
      <w:r w:rsidDel="00000000" w:rsidR="00000000" w:rsidRPr="00000000">
        <w:rPr>
          <w:rtl w:val="0"/>
        </w:rPr>
        <w:t xml:space="preserve">SC-MMO           Standing Committee on Marine Meteorological and Oceanographic Services </w:t>
      </w:r>
    </w:p>
    <w:p w:rsidR="00000000" w:rsidDel="00000000" w:rsidP="00000000" w:rsidRDefault="00000000" w:rsidRPr="00000000" w14:paraId="00000203">
      <w:pPr>
        <w:spacing w:after="0" w:lineRule="auto"/>
        <w:ind w:left="0" w:firstLine="0"/>
        <w:rPr/>
      </w:pPr>
      <w:r w:rsidDel="00000000" w:rsidR="00000000" w:rsidRPr="00000000">
        <w:rPr>
          <w:rtl w:val="0"/>
        </w:rPr>
        <w:t xml:space="preserve">SERCOM          Commission for Weather, Climate, Hydrological, Marine, and Related Environmental</w:t>
      </w:r>
    </w:p>
    <w:p w:rsidR="00000000" w:rsidDel="00000000" w:rsidP="00000000" w:rsidRDefault="00000000" w:rsidRPr="00000000" w14:paraId="00000204">
      <w:pPr>
        <w:spacing w:after="0" w:lineRule="auto"/>
        <w:ind w:left="0" w:firstLine="0"/>
        <w:rPr/>
      </w:pPr>
      <w:r w:rsidDel="00000000" w:rsidR="00000000" w:rsidRPr="00000000">
        <w:rPr>
          <w:rtl w:val="0"/>
        </w:rPr>
        <w:t xml:space="preserve">                          Services and Applications</w:t>
      </w:r>
    </w:p>
    <w:p w:rsidR="00000000" w:rsidDel="00000000" w:rsidP="00000000" w:rsidRDefault="00000000" w:rsidRPr="00000000" w14:paraId="00000205">
      <w:pPr>
        <w:spacing w:after="0" w:lineRule="auto"/>
        <w:rPr/>
      </w:pPr>
      <w:r w:rsidDel="00000000" w:rsidR="00000000" w:rsidRPr="00000000">
        <w:rPr>
          <w:rtl w:val="0"/>
        </w:rPr>
        <w:t xml:space="preserve">SOLAS</w:t>
        <w:tab/>
        <w:tab/>
        <w:t xml:space="preserve">International Convention for Safety of Life at Sea</w:t>
      </w:r>
    </w:p>
    <w:p w:rsidR="00000000" w:rsidDel="00000000" w:rsidP="00000000" w:rsidRDefault="00000000" w:rsidRPr="00000000" w14:paraId="00000206">
      <w:pPr>
        <w:spacing w:after="0" w:lineRule="auto"/>
        <w:rPr/>
      </w:pPr>
      <w:r w:rsidDel="00000000" w:rsidR="00000000" w:rsidRPr="00000000">
        <w:rPr>
          <w:rtl w:val="0"/>
        </w:rPr>
        <w:t xml:space="preserve">SVG</w:t>
        <w:tab/>
        <w:tab/>
        <w:t xml:space="preserve">Scalable Vector Graphics</w:t>
      </w:r>
    </w:p>
    <w:p w:rsidR="00000000" w:rsidDel="00000000" w:rsidP="00000000" w:rsidRDefault="00000000" w:rsidRPr="00000000" w14:paraId="00000207">
      <w:pPr>
        <w:spacing w:after="0" w:lineRule="auto"/>
        <w:rPr/>
      </w:pPr>
      <w:r w:rsidDel="00000000" w:rsidR="00000000" w:rsidRPr="00000000">
        <w:rPr>
          <w:rtl w:val="0"/>
        </w:rPr>
        <w:t xml:space="preserve">UML</w:t>
        <w:tab/>
        <w:tab/>
        <w:t xml:space="preserve">Unified Modeling Language</w:t>
      </w:r>
    </w:p>
    <w:p w:rsidR="00000000" w:rsidDel="00000000" w:rsidP="00000000" w:rsidRDefault="00000000" w:rsidRPr="00000000" w14:paraId="00000208">
      <w:pPr>
        <w:spacing w:after="0" w:lineRule="auto"/>
        <w:rPr/>
      </w:pPr>
      <w:r w:rsidDel="00000000" w:rsidR="00000000" w:rsidRPr="00000000">
        <w:rPr>
          <w:rtl w:val="0"/>
        </w:rPr>
        <w:t xml:space="preserve">URI</w:t>
        <w:tab/>
        <w:tab/>
        <w:t xml:space="preserve">Uniform Resource Identifier</w:t>
      </w:r>
    </w:p>
    <w:p w:rsidR="00000000" w:rsidDel="00000000" w:rsidP="00000000" w:rsidRDefault="00000000" w:rsidRPr="00000000" w14:paraId="00000209">
      <w:pPr>
        <w:spacing w:after="0" w:lineRule="auto"/>
        <w:rPr/>
      </w:pPr>
      <w:r w:rsidDel="00000000" w:rsidR="00000000" w:rsidRPr="00000000">
        <w:rPr>
          <w:rtl w:val="0"/>
        </w:rPr>
        <w:t xml:space="preserve">URL</w:t>
        <w:tab/>
        <w:tab/>
        <w:t xml:space="preserve">Universal Resource Locator</w:t>
      </w:r>
    </w:p>
    <w:p w:rsidR="00000000" w:rsidDel="00000000" w:rsidP="00000000" w:rsidRDefault="00000000" w:rsidRPr="00000000" w14:paraId="0000020A">
      <w:pPr>
        <w:spacing w:after="0" w:lineRule="auto"/>
        <w:rPr/>
      </w:pPr>
      <w:r w:rsidDel="00000000" w:rsidR="00000000" w:rsidRPr="00000000">
        <w:rPr>
          <w:rtl w:val="0"/>
        </w:rPr>
        <w:t xml:space="preserve">UTC</w:t>
        <w:tab/>
        <w:tab/>
        <w:t xml:space="preserve">Coordinated Universal Time</w:t>
      </w:r>
    </w:p>
    <w:p w:rsidR="00000000" w:rsidDel="00000000" w:rsidP="00000000" w:rsidRDefault="00000000" w:rsidRPr="00000000" w14:paraId="0000020B">
      <w:pPr>
        <w:spacing w:after="0" w:lineRule="auto"/>
        <w:rPr/>
      </w:pPr>
      <w:r w:rsidDel="00000000" w:rsidR="00000000" w:rsidRPr="00000000">
        <w:rPr>
          <w:rtl w:val="0"/>
        </w:rPr>
        <w:t xml:space="preserve">WMO </w:t>
        <w:tab/>
        <w:tab/>
        <w:t xml:space="preserve">World Meteorological Organization</w:t>
      </w:r>
    </w:p>
    <w:p w:rsidR="00000000" w:rsidDel="00000000" w:rsidP="00000000" w:rsidRDefault="00000000" w:rsidRPr="00000000" w14:paraId="0000020C">
      <w:pPr>
        <w:spacing w:after="0" w:lineRule="auto"/>
        <w:rPr/>
      </w:pPr>
      <w:r w:rsidDel="00000000" w:rsidR="00000000" w:rsidRPr="00000000">
        <w:rPr>
          <w:rtl w:val="0"/>
        </w:rPr>
        <w:t xml:space="preserve">WWMIWS</w:t>
        <w:tab/>
        <w:t xml:space="preserve">Worldwide Met-Ocean Information and Warning Service</w:t>
      </w:r>
    </w:p>
    <w:p w:rsidR="00000000" w:rsidDel="00000000" w:rsidP="00000000" w:rsidRDefault="00000000" w:rsidRPr="00000000" w14:paraId="0000020D">
      <w:pPr>
        <w:spacing w:after="0" w:lineRule="auto"/>
        <w:rPr/>
      </w:pPr>
      <w:r w:rsidDel="00000000" w:rsidR="00000000" w:rsidRPr="00000000">
        <w:rPr>
          <w:rtl w:val="0"/>
        </w:rPr>
        <w:t xml:space="preserve">WXO</w:t>
        <w:tab/>
        <w:tab/>
        <w:t xml:space="preserve">Weather Overlay</w:t>
      </w:r>
    </w:p>
    <w:p w:rsidR="00000000" w:rsidDel="00000000" w:rsidP="00000000" w:rsidRDefault="00000000" w:rsidRPr="00000000" w14:paraId="0000020E">
      <w:pPr>
        <w:spacing w:after="0" w:lineRule="auto"/>
        <w:rPr/>
      </w:pPr>
      <w:r w:rsidDel="00000000" w:rsidR="00000000" w:rsidRPr="00000000">
        <w:rPr>
          <w:rtl w:val="0"/>
        </w:rPr>
        <w:t xml:space="preserve">XLink</w:t>
        <w:tab/>
        <w:tab/>
        <w:t xml:space="preserve">XML Linking Language</w:t>
      </w:r>
    </w:p>
    <w:p w:rsidR="00000000" w:rsidDel="00000000" w:rsidP="00000000" w:rsidRDefault="00000000" w:rsidRPr="00000000" w14:paraId="0000020F">
      <w:pPr>
        <w:spacing w:after="0" w:lineRule="auto"/>
        <w:rPr/>
      </w:pPr>
      <w:r w:rsidDel="00000000" w:rsidR="00000000" w:rsidRPr="00000000">
        <w:rPr>
          <w:rtl w:val="0"/>
        </w:rPr>
        <w:t xml:space="preserve">XMI</w:t>
        <w:tab/>
        <w:tab/>
        <w:t xml:space="preserve">XML Metamodel Interchange</w:t>
      </w:r>
    </w:p>
    <w:p w:rsidR="00000000" w:rsidDel="00000000" w:rsidP="00000000" w:rsidRDefault="00000000" w:rsidRPr="00000000" w14:paraId="00000210">
      <w:pPr>
        <w:spacing w:after="0" w:lineRule="auto"/>
        <w:rPr/>
      </w:pPr>
      <w:r w:rsidDel="00000000" w:rsidR="00000000" w:rsidRPr="00000000">
        <w:rPr>
          <w:rtl w:val="0"/>
        </w:rPr>
        <w:t xml:space="preserve">XML</w:t>
        <w:tab/>
        <w:tab/>
        <w:t xml:space="preserve">Extensible Mark-up Language</w:t>
      </w:r>
    </w:p>
    <w:p w:rsidR="00000000" w:rsidDel="00000000" w:rsidP="00000000" w:rsidRDefault="00000000" w:rsidRPr="00000000" w14:paraId="00000211">
      <w:pPr>
        <w:spacing w:after="0" w:lineRule="auto"/>
        <w:rPr/>
      </w:pPr>
      <w:r w:rsidDel="00000000" w:rsidR="00000000" w:rsidRPr="00000000">
        <w:rPr>
          <w:rtl w:val="0"/>
        </w:rPr>
        <w:t xml:space="preserve">XSD</w:t>
        <w:tab/>
        <w:tab/>
        <w:t xml:space="preserve">World Wide Web Consortium XML Schema Definition</w:t>
      </w:r>
    </w:p>
    <w:p w:rsidR="00000000" w:rsidDel="00000000" w:rsidP="00000000" w:rsidRDefault="00000000" w:rsidRPr="00000000" w14:paraId="00000212">
      <w:pPr>
        <w:spacing w:after="0" w:lineRule="auto"/>
        <w:rPr/>
      </w:pPr>
      <w:r w:rsidDel="00000000" w:rsidR="00000000" w:rsidRPr="00000000">
        <w:rPr>
          <w:rtl w:val="0"/>
        </w:rPr>
        <w:t xml:space="preserve">XSL</w:t>
        <w:tab/>
        <w:tab/>
        <w:t xml:space="preserve">eXtensible Stylesheet Language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ksv4uv" w:id="17"/>
      <w:bookmarkEnd w:id="17"/>
      <w:r w:rsidDel="00000000" w:rsidR="00000000" w:rsidRPr="00000000">
        <w:rPr>
          <w:rtl w:val="0"/>
        </w:rPr>
        <w:t xml:space="preserve">Marine Weather Warnings Data Product Description</w:t>
      </w:r>
    </w:p>
    <w:p w:rsidR="00000000" w:rsidDel="00000000" w:rsidP="00000000" w:rsidRDefault="00000000" w:rsidRPr="00000000" w14:paraId="00000215">
      <w:pPr>
        <w:spacing w:after="0" w:line="240" w:lineRule="auto"/>
        <w:ind w:left="1695" w:hanging="1695"/>
        <w:rPr/>
      </w:pPr>
      <w:r w:rsidDel="00000000" w:rsidR="00000000" w:rsidRPr="00000000">
        <w:rPr>
          <w:b w:val="1"/>
          <w:sz w:val="22"/>
          <w:szCs w:val="22"/>
          <w:rtl w:val="0"/>
        </w:rPr>
        <w:t xml:space="preserve">Title:</w:t>
        <w:tab/>
      </w:r>
      <w:r w:rsidDel="00000000" w:rsidR="00000000" w:rsidRPr="00000000">
        <w:rPr>
          <w:rtl w:val="0"/>
        </w:rPr>
        <w:t xml:space="preserve">S-412 Marine Weather Warnings</w:t>
      </w:r>
    </w:p>
    <w:p w:rsidR="00000000" w:rsidDel="00000000" w:rsidP="00000000" w:rsidRDefault="00000000" w:rsidRPr="00000000" w14:paraId="00000216">
      <w:pPr>
        <w:spacing w:after="0" w:line="240" w:lineRule="auto"/>
        <w:ind w:left="1695" w:hanging="1695"/>
        <w:rPr>
          <w:b w:val="1"/>
          <w:sz w:val="22"/>
          <w:szCs w:val="22"/>
        </w:rPr>
      </w:pPr>
      <w:r w:rsidDel="00000000" w:rsidR="00000000" w:rsidRPr="00000000">
        <w:rPr>
          <w:rtl w:val="0"/>
        </w:rPr>
      </w:r>
    </w:p>
    <w:p w:rsidR="00000000" w:rsidDel="00000000" w:rsidP="00000000" w:rsidRDefault="00000000" w:rsidRPr="00000000" w14:paraId="00000217">
      <w:pPr>
        <w:spacing w:line="240" w:lineRule="auto"/>
        <w:ind w:left="1695" w:hanging="1695"/>
        <w:rPr/>
      </w:pPr>
      <w:r w:rsidDel="00000000" w:rsidR="00000000" w:rsidRPr="00000000">
        <w:rPr>
          <w:b w:val="1"/>
          <w:sz w:val="22"/>
          <w:szCs w:val="22"/>
          <w:rtl w:val="0"/>
        </w:rPr>
        <w:t xml:space="preserve">Abstract: </w:t>
        <w:tab/>
      </w:r>
      <w:r w:rsidDel="00000000" w:rsidR="00000000" w:rsidRPr="00000000">
        <w:rPr>
          <w:rtl w:val="0"/>
        </w:rPr>
        <w:t xml:space="preserve">This data product describes real-world weather and oceanographic warnings created from authoritative maritime weather analysis and forecast data products. These S-100-compliant weather warnings will be used by mariners for route-planning and hazard mitigation. </w:t>
      </w:r>
    </w:p>
    <w:p w:rsidR="00000000" w:rsidDel="00000000" w:rsidP="00000000" w:rsidRDefault="00000000" w:rsidRPr="00000000" w14:paraId="00000218">
      <w:pPr>
        <w:widowControl w:val="0"/>
        <w:spacing w:line="240" w:lineRule="auto"/>
        <w:ind w:left="1700" w:hanging="1695"/>
        <w:rPr>
          <w:b w:val="1"/>
          <w:sz w:val="22"/>
          <w:szCs w:val="22"/>
        </w:rPr>
      </w:pPr>
      <w:r w:rsidDel="00000000" w:rsidR="00000000" w:rsidRPr="00000000">
        <w:rPr>
          <w:b w:val="1"/>
          <w:sz w:val="22"/>
          <w:szCs w:val="22"/>
          <w:rtl w:val="0"/>
        </w:rPr>
        <w:t xml:space="preserve">Content:</w:t>
      </w:r>
      <w:r w:rsidDel="00000000" w:rsidR="00000000" w:rsidRPr="00000000">
        <w:rPr>
          <w:rtl w:val="0"/>
        </w:rPr>
        <w:t xml:space="preserve"> </w:t>
        <w:tab/>
      </w:r>
      <w:r w:rsidDel="00000000" w:rsidR="00000000" w:rsidRPr="00000000">
        <w:rPr>
          <w:rtl w:val="0"/>
        </w:rPr>
        <w:t xml:space="preserve">The Product Specification defines all requirements to which Marine Weather Warnings data products must conform. Specifically it defines the data product content in terms of features and attributes within the feature catalogue. The display of polygons is defined by the features and rule sets contained in the portrayal catalogue. The Data Classification and Encoding Guide (DCEG) provide guidance on how data product content must be captured.</w:t>
      </w:r>
      <w:r w:rsidDel="00000000" w:rsidR="00000000" w:rsidRPr="00000000">
        <w:rPr>
          <w:rtl w:val="0"/>
        </w:rPr>
      </w:r>
    </w:p>
    <w:p w:rsidR="00000000" w:rsidDel="00000000" w:rsidP="00000000" w:rsidRDefault="00000000" w:rsidRPr="00000000" w14:paraId="00000219">
      <w:pPr>
        <w:widowControl w:val="0"/>
        <w:spacing w:line="240" w:lineRule="auto"/>
        <w:ind w:left="1700" w:hanging="1695"/>
        <w:rPr/>
      </w:pPr>
      <w:r w:rsidDel="00000000" w:rsidR="00000000" w:rsidRPr="00000000">
        <w:rPr>
          <w:b w:val="1"/>
          <w:sz w:val="22"/>
          <w:szCs w:val="22"/>
          <w:rtl w:val="0"/>
        </w:rPr>
        <w:t xml:space="preserve">Spatial Extent: </w:t>
      </w:r>
      <w:r w:rsidDel="00000000" w:rsidR="00000000" w:rsidRPr="00000000">
        <w:rPr>
          <w:b w:val="1"/>
          <w:rtl w:val="0"/>
        </w:rPr>
        <w:t xml:space="preserve">Description: </w:t>
      </w:r>
      <w:r w:rsidDel="00000000" w:rsidR="00000000" w:rsidRPr="00000000">
        <w:rPr>
          <w:rtl w:val="0"/>
        </w:rPr>
        <w:t xml:space="preserve">Maritime zones and terrestrial locations within proximity of navigable waters </w:t>
      </w:r>
    </w:p>
    <w:p w:rsidR="00000000" w:rsidDel="00000000" w:rsidP="00000000" w:rsidRDefault="00000000" w:rsidRPr="00000000" w14:paraId="0000021A">
      <w:pPr>
        <w:widowControl w:val="0"/>
        <w:spacing w:line="240" w:lineRule="auto"/>
        <w:ind w:left="1700" w:hanging="1695"/>
        <w:rPr/>
      </w:pPr>
      <w:r w:rsidDel="00000000" w:rsidR="00000000" w:rsidRPr="00000000">
        <w:rPr>
          <w:rtl w:val="0"/>
        </w:rPr>
        <w:tab/>
      </w:r>
      <w:r w:rsidDel="00000000" w:rsidR="00000000" w:rsidRPr="00000000">
        <w:rPr>
          <w:b w:val="1"/>
          <w:rtl w:val="0"/>
        </w:rPr>
        <w:t xml:space="preserve">East Bounding Longitude:</w:t>
      </w:r>
      <w:r w:rsidDel="00000000" w:rsidR="00000000" w:rsidRPr="00000000">
        <w:rPr>
          <w:rtl w:val="0"/>
        </w:rPr>
        <w:t xml:space="preserve"> 180°</w:t>
      </w:r>
      <w:r w:rsidDel="00000000" w:rsidR="00000000" w:rsidRPr="00000000">
        <w:rPr>
          <w:b w:val="1"/>
          <w:sz w:val="22"/>
          <w:szCs w:val="22"/>
          <w:rtl w:val="0"/>
        </w:rPr>
        <w:tab/>
        <w:tab/>
        <w:tab/>
        <w:tab/>
        <w:tab/>
        <w:tab/>
      </w:r>
      <w:r w:rsidDel="00000000" w:rsidR="00000000" w:rsidRPr="00000000">
        <w:rPr>
          <w:b w:val="1"/>
          <w:rtl w:val="0"/>
        </w:rPr>
        <w:t xml:space="preserve">West Bounding Longitude:</w:t>
      </w:r>
      <w:r w:rsidDel="00000000" w:rsidR="00000000" w:rsidRPr="00000000">
        <w:rPr>
          <w:rtl w:val="0"/>
        </w:rPr>
        <w:t xml:space="preserve"> -180°</w:t>
        <w:tab/>
        <w:tab/>
        <w:tab/>
        <w:tab/>
        <w:tab/>
        <w:tab/>
      </w:r>
      <w:r w:rsidDel="00000000" w:rsidR="00000000" w:rsidRPr="00000000">
        <w:rPr>
          <w:b w:val="1"/>
          <w:rtl w:val="0"/>
        </w:rPr>
        <w:t xml:space="preserve">North Bounding Latitude:</w:t>
      </w:r>
      <w:r w:rsidDel="00000000" w:rsidR="00000000" w:rsidRPr="00000000">
        <w:rPr>
          <w:rtl w:val="0"/>
        </w:rPr>
        <w:t xml:space="preserve"> 90°</w:t>
      </w:r>
      <w:r w:rsidDel="00000000" w:rsidR="00000000" w:rsidRPr="00000000">
        <w:rPr>
          <w:b w:val="1"/>
          <w:sz w:val="22"/>
          <w:szCs w:val="22"/>
          <w:rtl w:val="0"/>
        </w:rPr>
        <w:tab/>
        <w:tab/>
        <w:tab/>
        <w:tab/>
        <w:tab/>
        <w:tab/>
      </w:r>
      <w:r w:rsidDel="00000000" w:rsidR="00000000" w:rsidRPr="00000000">
        <w:rPr>
          <w:b w:val="1"/>
          <w:rtl w:val="0"/>
        </w:rPr>
        <w:t xml:space="preserve">South Bounding Latitude: </w:t>
      </w:r>
      <w:r w:rsidDel="00000000" w:rsidR="00000000" w:rsidRPr="00000000">
        <w:rPr>
          <w:rtl w:val="0"/>
        </w:rPr>
        <w:t xml:space="preserve">-90°</w:t>
      </w:r>
      <w:r w:rsidDel="00000000" w:rsidR="00000000" w:rsidRPr="00000000">
        <w:rPr>
          <w:b w:val="1"/>
          <w:sz w:val="22"/>
          <w:szCs w:val="22"/>
          <w:rtl w:val="0"/>
        </w:rPr>
        <w:tab/>
        <w:tab/>
        <w:tab/>
      </w:r>
      <w:r w:rsidDel="00000000" w:rsidR="00000000" w:rsidRPr="00000000">
        <w:rPr>
          <w:rtl w:val="0"/>
        </w:rPr>
      </w:r>
    </w:p>
    <w:p w:rsidR="00000000" w:rsidDel="00000000" w:rsidP="00000000" w:rsidRDefault="00000000" w:rsidRPr="00000000" w14:paraId="0000021B">
      <w:pPr>
        <w:spacing w:after="0" w:line="240" w:lineRule="auto"/>
        <w:ind w:left="1695" w:hanging="1695"/>
        <w:rPr>
          <w:b w:val="1"/>
          <w:sz w:val="22"/>
          <w:szCs w:val="22"/>
        </w:rPr>
      </w:pPr>
      <w:r w:rsidDel="00000000" w:rsidR="00000000" w:rsidRPr="00000000">
        <w:rPr>
          <w:rtl w:val="0"/>
        </w:rPr>
      </w:r>
    </w:p>
    <w:p w:rsidR="00000000" w:rsidDel="00000000" w:rsidP="00000000" w:rsidRDefault="00000000" w:rsidRPr="00000000" w14:paraId="0000021C">
      <w:pPr>
        <w:spacing w:after="0" w:line="240" w:lineRule="auto"/>
        <w:ind w:left="1695" w:hanging="1695"/>
        <w:rPr/>
      </w:pPr>
      <w:r w:rsidDel="00000000" w:rsidR="00000000" w:rsidRPr="00000000">
        <w:rPr>
          <w:b w:val="1"/>
          <w:sz w:val="22"/>
          <w:szCs w:val="22"/>
          <w:rtl w:val="0"/>
        </w:rPr>
        <w:t xml:space="preserve">Purpose:</w:t>
      </w:r>
      <w:r w:rsidDel="00000000" w:rsidR="00000000" w:rsidRPr="00000000">
        <w:rPr>
          <w:rtl w:val="0"/>
        </w:rPr>
        <w:t xml:space="preserve"> </w:t>
        <w:tab/>
        <w:t xml:space="preserve">The purpose of a Marine Weather Warnings dataset is to enhance the situational awareness and decision-making capacity of a mariner, as well as warn mariners of adverse, hazardous, dangerous, or extreme conditions that may pose a threat to life or property.</w:t>
      </w:r>
    </w:p>
    <w:p w:rsidR="00000000" w:rsidDel="00000000" w:rsidP="00000000" w:rsidRDefault="00000000" w:rsidRPr="00000000" w14:paraId="0000021D">
      <w:pPr>
        <w:spacing w:after="0" w:line="240" w:lineRule="auto"/>
        <w:ind w:left="1695" w:firstLine="0"/>
        <w:rPr/>
      </w:pPr>
      <w:r w:rsidDel="00000000" w:rsidR="00000000" w:rsidRPr="00000000">
        <w:rPr>
          <w:rtl w:val="0"/>
        </w:rPr>
      </w:r>
    </w:p>
    <w:p w:rsidR="00000000" w:rsidDel="00000000" w:rsidP="00000000" w:rsidRDefault="00000000" w:rsidRPr="00000000" w14:paraId="0000021E">
      <w:pPr>
        <w:spacing w:after="0" w:line="240" w:lineRule="auto"/>
        <w:ind w:left="1695" w:firstLine="0"/>
        <w:rPr/>
      </w:pPr>
      <w:r w:rsidDel="00000000" w:rsidR="00000000" w:rsidRPr="00000000">
        <w:rPr>
          <w:rtl w:val="0"/>
        </w:rPr>
        <w:t xml:space="preserve">An S-412 product can be used as an overlay for electronic navigational charts within shipboard or shore side navigation systems or as a standalone product within an appropriate geographic information system display.</w:t>
      </w:r>
    </w:p>
    <w:p w:rsidR="00000000" w:rsidDel="00000000" w:rsidP="00000000" w:rsidRDefault="00000000" w:rsidRPr="00000000" w14:paraId="0000021F">
      <w:pPr>
        <w:spacing w:after="0" w:line="240" w:lineRule="auto"/>
        <w:rPr>
          <w:b w:val="1"/>
          <w:sz w:val="22"/>
          <w:szCs w:val="22"/>
        </w:rPr>
      </w:pPr>
      <w:r w:rsidDel="00000000" w:rsidR="00000000" w:rsidRPr="00000000">
        <w:rPr>
          <w:rtl w:val="0"/>
        </w:rPr>
      </w:r>
    </w:p>
    <w:p w:rsidR="00000000" w:rsidDel="00000000" w:rsidP="00000000" w:rsidRDefault="00000000" w:rsidRPr="00000000" w14:paraId="0000022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4sinio" w:id="18"/>
      <w:bookmarkEnd w:id="18"/>
      <w:r w:rsidDel="00000000" w:rsidR="00000000" w:rsidRPr="00000000">
        <w:rPr>
          <w:rtl w:val="0"/>
        </w:rPr>
        <w:t xml:space="preserve">Data Product Specification Metadata</w:t>
      </w:r>
    </w:p>
    <w:p w:rsidR="00000000" w:rsidDel="00000000" w:rsidP="00000000" w:rsidRDefault="00000000" w:rsidRPr="00000000" w14:paraId="00000221">
      <w:pPr>
        <w:ind w:left="1695" w:hanging="1695"/>
        <w:rPr>
          <w:sz w:val="18"/>
          <w:szCs w:val="18"/>
        </w:rPr>
      </w:pPr>
      <w:r w:rsidDel="00000000" w:rsidR="00000000" w:rsidRPr="00000000">
        <w:rPr>
          <w:b w:val="1"/>
          <w:sz w:val="22"/>
          <w:szCs w:val="22"/>
          <w:rtl w:val="0"/>
        </w:rPr>
        <w:t xml:space="preserve">Title:</w:t>
        <w:tab/>
      </w:r>
      <w:r w:rsidDel="00000000" w:rsidR="00000000" w:rsidRPr="00000000">
        <w:rPr>
          <w:rtl w:val="0"/>
        </w:rPr>
        <w:t xml:space="preserve">S-412 Marine Weather Warnings Product Specification</w:t>
      </w:r>
      <w:r w:rsidDel="00000000" w:rsidR="00000000" w:rsidRPr="00000000">
        <w:rPr>
          <w:rtl w:val="0"/>
        </w:rPr>
      </w:r>
    </w:p>
    <w:p w:rsidR="00000000" w:rsidDel="00000000" w:rsidP="00000000" w:rsidRDefault="00000000" w:rsidRPr="00000000" w14:paraId="00000222">
      <w:pPr>
        <w:ind w:left="1695" w:hanging="1695"/>
        <w:rPr>
          <w:sz w:val="22"/>
          <w:szCs w:val="22"/>
        </w:rPr>
      </w:pPr>
      <w:r w:rsidDel="00000000" w:rsidR="00000000" w:rsidRPr="00000000">
        <w:rPr>
          <w:b w:val="1"/>
          <w:sz w:val="22"/>
          <w:szCs w:val="22"/>
          <w:rtl w:val="0"/>
        </w:rPr>
        <w:t xml:space="preserve">S-100 Version:</w:t>
        <w:tab/>
      </w:r>
      <w:r w:rsidDel="00000000" w:rsidR="00000000" w:rsidRPr="00000000">
        <w:rPr>
          <w:rtl w:val="0"/>
        </w:rPr>
        <w:t xml:space="preserve">5.2.0</w:t>
      </w:r>
      <w:r w:rsidDel="00000000" w:rsidR="00000000" w:rsidRPr="00000000">
        <w:rPr>
          <w:rtl w:val="0"/>
        </w:rPr>
      </w:r>
    </w:p>
    <w:p w:rsidR="00000000" w:rsidDel="00000000" w:rsidP="00000000" w:rsidRDefault="00000000" w:rsidRPr="00000000" w14:paraId="00000223">
      <w:pPr>
        <w:ind w:left="1695" w:hanging="1695"/>
        <w:rPr/>
      </w:pPr>
      <w:r w:rsidDel="00000000" w:rsidR="00000000" w:rsidRPr="00000000">
        <w:rPr>
          <w:b w:val="1"/>
          <w:sz w:val="22"/>
          <w:szCs w:val="22"/>
          <w:rtl w:val="0"/>
        </w:rPr>
        <w:t xml:space="preserve">S-412 Version:</w:t>
      </w:r>
      <w:r w:rsidDel="00000000" w:rsidR="00000000" w:rsidRPr="00000000">
        <w:rPr>
          <w:rtl w:val="0"/>
        </w:rPr>
        <w:t xml:space="preserve"> </w:t>
        <w:tab/>
        <w:t xml:space="preserve">1.0.0</w:t>
      </w:r>
    </w:p>
    <w:p w:rsidR="00000000" w:rsidDel="00000000" w:rsidP="00000000" w:rsidRDefault="00000000" w:rsidRPr="00000000" w14:paraId="00000224">
      <w:pPr>
        <w:ind w:left="1695" w:hanging="1695"/>
        <w:rPr/>
      </w:pPr>
      <w:r w:rsidDel="00000000" w:rsidR="00000000" w:rsidRPr="00000000">
        <w:rPr>
          <w:b w:val="1"/>
          <w:sz w:val="22"/>
          <w:szCs w:val="22"/>
          <w:rtl w:val="0"/>
        </w:rPr>
        <w:t xml:space="preserve">Date:</w:t>
      </w:r>
      <w:r w:rsidDel="00000000" w:rsidR="00000000" w:rsidRPr="00000000">
        <w:rPr>
          <w:rtl w:val="0"/>
        </w:rPr>
        <w:tab/>
        <w:t xml:space="preserve">2025</w:t>
      </w:r>
    </w:p>
    <w:p w:rsidR="00000000" w:rsidDel="00000000" w:rsidP="00000000" w:rsidRDefault="00000000" w:rsidRPr="00000000" w14:paraId="00000225">
      <w:pPr>
        <w:ind w:left="1695" w:hanging="1695"/>
        <w:rPr/>
      </w:pPr>
      <w:r w:rsidDel="00000000" w:rsidR="00000000" w:rsidRPr="00000000">
        <w:rPr>
          <w:b w:val="1"/>
          <w:sz w:val="22"/>
          <w:szCs w:val="22"/>
          <w:rtl w:val="0"/>
        </w:rPr>
        <w:t xml:space="preserve">Language: </w:t>
        <w:tab/>
      </w:r>
      <w:r w:rsidDel="00000000" w:rsidR="00000000" w:rsidRPr="00000000">
        <w:rPr>
          <w:rtl w:val="0"/>
        </w:rPr>
        <w:t xml:space="preserve">English</w:t>
      </w:r>
    </w:p>
    <w:p w:rsidR="00000000" w:rsidDel="00000000" w:rsidP="00000000" w:rsidRDefault="00000000" w:rsidRPr="00000000" w14:paraId="00000226">
      <w:pPr>
        <w:widowControl w:val="0"/>
        <w:spacing w:line="240" w:lineRule="auto"/>
        <w:ind w:left="1695" w:hanging="1695"/>
        <w:rPr/>
      </w:pPr>
      <w:r w:rsidDel="00000000" w:rsidR="00000000" w:rsidRPr="00000000">
        <w:rPr>
          <w:b w:val="1"/>
          <w:sz w:val="22"/>
          <w:szCs w:val="22"/>
          <w:rtl w:val="0"/>
        </w:rPr>
        <w:t xml:space="preserve">Classification: </w:t>
        <w:tab/>
      </w:r>
      <w:r w:rsidDel="00000000" w:rsidR="00000000" w:rsidRPr="00000000">
        <w:rPr>
          <w:rtl w:val="0"/>
        </w:rPr>
        <w:t xml:space="preserve">Unclassified</w:t>
      </w:r>
    </w:p>
    <w:p w:rsidR="00000000" w:rsidDel="00000000" w:rsidP="00000000" w:rsidRDefault="00000000" w:rsidRPr="00000000" w14:paraId="00000227">
      <w:pPr>
        <w:widowControl w:val="0"/>
        <w:spacing w:line="240" w:lineRule="auto"/>
        <w:ind w:left="1695" w:hanging="1695"/>
        <w:rPr/>
      </w:pPr>
      <w:r w:rsidDel="00000000" w:rsidR="00000000" w:rsidRPr="00000000">
        <w:rPr>
          <w:b w:val="1"/>
          <w:sz w:val="22"/>
          <w:szCs w:val="22"/>
          <w:rtl w:val="0"/>
        </w:rPr>
        <w:t xml:space="preserve">Contact: </w:t>
        <w:tab/>
      </w:r>
      <w:r w:rsidDel="00000000" w:rsidR="00000000" w:rsidRPr="00000000">
        <w:rPr>
          <w:rtl w:val="0"/>
        </w:rPr>
        <w:t xml:space="preserve">World Meteorological Organization</w:t>
      </w:r>
    </w:p>
    <w:p w:rsidR="00000000" w:rsidDel="00000000" w:rsidP="00000000" w:rsidRDefault="00000000" w:rsidRPr="00000000" w14:paraId="00000228">
      <w:pPr>
        <w:widowControl w:val="0"/>
        <w:spacing w:after="0" w:line="240" w:lineRule="auto"/>
        <w:ind w:left="1695" w:hanging="1695"/>
        <w:rPr/>
      </w:pPr>
      <w:r w:rsidDel="00000000" w:rsidR="00000000" w:rsidRPr="00000000">
        <w:rPr>
          <w:rtl w:val="0"/>
        </w:rPr>
        <w:tab/>
        <w:t xml:space="preserve">7bis, avenue de la Paix</w:t>
      </w:r>
    </w:p>
    <w:p w:rsidR="00000000" w:rsidDel="00000000" w:rsidP="00000000" w:rsidRDefault="00000000" w:rsidRPr="00000000" w14:paraId="00000229">
      <w:pPr>
        <w:widowControl w:val="0"/>
        <w:spacing w:after="0" w:line="240" w:lineRule="auto"/>
        <w:ind w:left="1695" w:hanging="1695"/>
        <w:rPr/>
      </w:pPr>
      <w:r w:rsidDel="00000000" w:rsidR="00000000" w:rsidRPr="00000000">
        <w:rPr>
          <w:rtl w:val="0"/>
        </w:rPr>
        <w:tab/>
        <w:t xml:space="preserve">Case postale 2300</w:t>
      </w:r>
    </w:p>
    <w:p w:rsidR="00000000" w:rsidDel="00000000" w:rsidP="00000000" w:rsidRDefault="00000000" w:rsidRPr="00000000" w14:paraId="0000022A">
      <w:pPr>
        <w:widowControl w:val="0"/>
        <w:spacing w:after="0" w:line="240" w:lineRule="auto"/>
        <w:ind w:left="1695" w:hanging="1695"/>
        <w:rPr/>
      </w:pPr>
      <w:r w:rsidDel="00000000" w:rsidR="00000000" w:rsidRPr="00000000">
        <w:rPr>
          <w:rtl w:val="0"/>
        </w:rPr>
        <w:tab/>
        <w:t xml:space="preserve">CH -1211 Geneva 2</w:t>
      </w:r>
    </w:p>
    <w:p w:rsidR="00000000" w:rsidDel="00000000" w:rsidP="00000000" w:rsidRDefault="00000000" w:rsidRPr="00000000" w14:paraId="0000022B">
      <w:pPr>
        <w:widowControl w:val="0"/>
        <w:spacing w:after="0" w:line="240" w:lineRule="auto"/>
        <w:ind w:left="1695" w:hanging="1695"/>
        <w:rPr/>
      </w:pPr>
      <w:r w:rsidDel="00000000" w:rsidR="00000000" w:rsidRPr="00000000">
        <w:rPr>
          <w:rtl w:val="0"/>
        </w:rPr>
        <w:tab/>
        <w:t xml:space="preserve">Switzerland</w:t>
      </w:r>
    </w:p>
    <w:p w:rsidR="00000000" w:rsidDel="00000000" w:rsidP="00000000" w:rsidRDefault="00000000" w:rsidRPr="00000000" w14:paraId="0000022C">
      <w:pPr>
        <w:widowControl w:val="0"/>
        <w:spacing w:after="0" w:line="240" w:lineRule="auto"/>
        <w:ind w:left="1695" w:hanging="1695"/>
        <w:rPr/>
      </w:pPr>
      <w:r w:rsidDel="00000000" w:rsidR="00000000" w:rsidRPr="00000000">
        <w:rPr>
          <w:rtl w:val="0"/>
        </w:rPr>
      </w:r>
    </w:p>
    <w:p w:rsidR="00000000" w:rsidDel="00000000" w:rsidP="00000000" w:rsidRDefault="00000000" w:rsidRPr="00000000" w14:paraId="0000022D">
      <w:pPr>
        <w:widowControl w:val="0"/>
        <w:spacing w:line="240" w:lineRule="auto"/>
        <w:ind w:left="1695" w:hanging="1695"/>
        <w:rPr/>
      </w:pPr>
      <w:r w:rsidDel="00000000" w:rsidR="00000000" w:rsidRPr="00000000">
        <w:rPr>
          <w:b w:val="1"/>
          <w:sz w:val="22"/>
          <w:szCs w:val="22"/>
          <w:rtl w:val="0"/>
        </w:rPr>
        <w:t xml:space="preserve">URL:</w:t>
      </w:r>
      <w:r w:rsidDel="00000000" w:rsidR="00000000" w:rsidRPr="00000000">
        <w:rPr>
          <w:b w:val="1"/>
          <w:rtl w:val="0"/>
        </w:rPr>
        <w:t xml:space="preserve"> </w:t>
        <w:tab/>
      </w:r>
      <w:r w:rsidDel="00000000" w:rsidR="00000000" w:rsidRPr="00000000">
        <w:rPr>
          <w:rtl w:val="0"/>
        </w:rPr>
        <w:t xml:space="preserve">https://www.wmo.int</w:t>
      </w:r>
    </w:p>
    <w:p w:rsidR="00000000" w:rsidDel="00000000" w:rsidP="00000000" w:rsidRDefault="00000000" w:rsidRPr="00000000" w14:paraId="0000022E">
      <w:pPr>
        <w:widowControl w:val="0"/>
        <w:spacing w:line="240" w:lineRule="auto"/>
        <w:ind w:left="1695" w:hanging="1695"/>
        <w:rPr/>
      </w:pPr>
      <w:r w:rsidDel="00000000" w:rsidR="00000000" w:rsidRPr="00000000">
        <w:rPr>
          <w:b w:val="1"/>
          <w:sz w:val="22"/>
          <w:szCs w:val="22"/>
          <w:rtl w:val="0"/>
        </w:rPr>
        <w:t xml:space="preserve">Identifier:</w:t>
      </w:r>
      <w:r w:rsidDel="00000000" w:rsidR="00000000" w:rsidRPr="00000000">
        <w:rPr>
          <w:rtl w:val="0"/>
        </w:rPr>
        <w:t xml:space="preserve"> </w:t>
        <w:tab/>
        <w:t xml:space="preserve">S-412</w:t>
      </w:r>
    </w:p>
    <w:p w:rsidR="00000000" w:rsidDel="00000000" w:rsidP="00000000" w:rsidRDefault="00000000" w:rsidRPr="00000000" w14:paraId="0000022F">
      <w:pPr>
        <w:widowControl w:val="0"/>
        <w:spacing w:line="240" w:lineRule="auto"/>
        <w:ind w:left="1695" w:hanging="1695"/>
        <w:rPr/>
      </w:pPr>
      <w:r w:rsidDel="00000000" w:rsidR="00000000" w:rsidRPr="00000000">
        <w:rPr>
          <w:b w:val="1"/>
          <w:sz w:val="22"/>
          <w:szCs w:val="22"/>
          <w:rtl w:val="0"/>
        </w:rPr>
        <w:t xml:space="preserve">Maintenance:    </w:t>
      </w:r>
      <w:sdt>
        <w:sdtPr>
          <w:id w:val="-2077034177"/>
          <w:tag w:val="goog_rdk_0"/>
        </w:sdtPr>
        <w:sdtContent>
          <w:commentRangeStart w:id="0"/>
        </w:sdtContent>
      </w:sdt>
      <w:r w:rsidDel="00000000" w:rsidR="00000000" w:rsidRPr="00000000">
        <w:rPr>
          <w:rtl w:val="0"/>
        </w:rPr>
        <w:t xml:space="preserve">Any version both new and old  of this product specification can be found in the IHO GI Registry. When a new version of the product spec is ready for approval it must follow through several bodies of the WMO; including: ET-MS and SC-MMO while keeping WWMIWS aware of changes for METAREAS. Once approved by the WMO, the WMO’s Domain Control Body Member will submit the document to IHO for approval into the GI Registry.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0">
      <w:pPr>
        <w:widowControl w:val="0"/>
        <w:spacing w:line="240" w:lineRule="auto"/>
        <w:ind w:left="1695" w:hanging="1695"/>
        <w:rPr/>
      </w:pPr>
      <w:r w:rsidDel="00000000" w:rsidR="00000000" w:rsidRPr="00000000">
        <w:rPr>
          <w:rtl w:val="0"/>
        </w:rPr>
      </w:r>
    </w:p>
    <w:p w:rsidR="00000000" w:rsidDel="00000000" w:rsidP="00000000" w:rsidRDefault="00000000" w:rsidRPr="00000000" w14:paraId="00000231">
      <w:pPr>
        <w:widowControl w:val="0"/>
        <w:spacing w:line="240" w:lineRule="auto"/>
        <w:ind w:left="0" w:firstLine="0"/>
        <w:rPr/>
      </w:pPr>
      <w:r w:rsidDel="00000000" w:rsidR="00000000" w:rsidRPr="00000000">
        <w:rPr>
          <w:rtl w:val="0"/>
        </w:rPr>
        <w:tab/>
      </w:r>
    </w:p>
    <w:p w:rsidR="00000000" w:rsidDel="00000000" w:rsidP="00000000" w:rsidRDefault="00000000" w:rsidRPr="00000000" w14:paraId="00000232">
      <w:pPr>
        <w:widowControl w:val="0"/>
        <w:spacing w:line="240" w:lineRule="auto"/>
        <w:ind w:left="0" w:firstLine="0"/>
        <w:rPr/>
      </w:pPr>
      <w:r w:rsidDel="00000000" w:rsidR="00000000" w:rsidRPr="00000000">
        <w:rPr>
          <w:rtl w:val="0"/>
        </w:rPr>
      </w:r>
    </w:p>
    <w:p w:rsidR="00000000" w:rsidDel="00000000" w:rsidP="00000000" w:rsidRDefault="00000000" w:rsidRPr="00000000" w14:paraId="00000233">
      <w:pPr>
        <w:widowControl w:val="0"/>
        <w:spacing w:line="240" w:lineRule="auto"/>
        <w:ind w:left="0" w:firstLine="0"/>
        <w:rPr/>
      </w:pPr>
      <w:r w:rsidDel="00000000" w:rsidR="00000000" w:rsidRPr="00000000">
        <w:rPr>
          <w:rtl w:val="0"/>
        </w:rPr>
        <w:t xml:space="preserve">Examples from other product Specs:</w:t>
      </w:r>
    </w:p>
    <w:p w:rsidR="00000000" w:rsidDel="00000000" w:rsidP="00000000" w:rsidRDefault="00000000" w:rsidRPr="00000000" w14:paraId="00000234">
      <w:pPr>
        <w:widowControl w:val="0"/>
        <w:spacing w:line="240" w:lineRule="auto"/>
        <w:ind w:left="0" w:firstLine="0"/>
        <w:rPr>
          <w:color w:val="1f1f1f"/>
          <w:highlight w:val="white"/>
        </w:rPr>
      </w:pPr>
      <w:r w:rsidDel="00000000" w:rsidR="00000000" w:rsidRPr="00000000">
        <w:rPr>
          <w:rtl w:val="0"/>
        </w:rPr>
        <w:tab/>
      </w:r>
      <w:r w:rsidDel="00000000" w:rsidR="00000000" w:rsidRPr="00000000">
        <w:rPr>
          <w:color w:val="1f1f1f"/>
          <w:highlight w:val="white"/>
          <w:rtl w:val="0"/>
        </w:rPr>
        <w:t xml:space="preserve">S-111 Maintenance section: Currents Working Group (TWCWG) of the IHO and made    available via the IHO Publications website. Maintenance of the Product Specification must conform to IHO Technical Resolution 2/2007 (revised 2010). For reporting issues which need correction, use the contact information.</w:t>
      </w:r>
    </w:p>
    <w:p w:rsidR="00000000" w:rsidDel="00000000" w:rsidP="00000000" w:rsidRDefault="00000000" w:rsidRPr="00000000" w14:paraId="00000235">
      <w:pPr>
        <w:widowControl w:val="0"/>
        <w:spacing w:line="240" w:lineRule="auto"/>
        <w:ind w:left="0" w:firstLine="0"/>
        <w:rPr>
          <w:color w:val="1f1f1f"/>
          <w:highlight w:val="white"/>
        </w:rPr>
      </w:pPr>
      <w:r w:rsidDel="00000000" w:rsidR="00000000" w:rsidRPr="00000000">
        <w:rPr>
          <w:color w:val="1f1f1f"/>
          <w:highlight w:val="white"/>
          <w:rtl w:val="0"/>
        </w:rPr>
        <w:t xml:space="preserve">S-124 Maintenance: Changes to the Product Specification S-124 are coordinated by the IHO World Wide Navigational Warning Service Sub-Committee, and are made available via the IHO web site. Maintenance of the Product Specification must conform to IHO Resolution 2/2007, as amended.</w:t>
      </w:r>
    </w:p>
    <w:p w:rsidR="00000000" w:rsidDel="00000000" w:rsidP="00000000" w:rsidRDefault="00000000" w:rsidRPr="00000000" w14:paraId="00000236">
      <w:pPr>
        <w:widowControl w:val="0"/>
        <w:spacing w:line="240" w:lineRule="auto"/>
        <w:ind w:left="0" w:firstLine="0"/>
        <w:rPr>
          <w:color w:val="1f1f1f"/>
          <w:highlight w:val="white"/>
        </w:rPr>
      </w:pPr>
      <w:r w:rsidDel="00000000" w:rsidR="00000000" w:rsidRPr="00000000">
        <w:rPr>
          <w:color w:val="1f1f1f"/>
          <w:highlight w:val="white"/>
          <w:rtl w:val="0"/>
        </w:rPr>
        <w:t xml:space="preserve">S-104 Maintenance section: Changes to the Product Specification S-104 are coordinated by Tides, Water Level and Currents Working Group (TWCWG) of the IHO and made available via the IHO Publications web site. Maintenance of the Product Specification must conform to IHO Technical Resolution 2/2007 (revised 2010). This Specification will be a standing agenda item for TWCWG meetings with clarifications, revisions and new editions released as required.</w:t>
      </w:r>
    </w:p>
    <w:p w:rsidR="00000000" w:rsidDel="00000000" w:rsidP="00000000" w:rsidRDefault="00000000" w:rsidRPr="00000000" w14:paraId="00000237">
      <w:pPr>
        <w:widowControl w:val="0"/>
        <w:spacing w:line="240" w:lineRule="auto"/>
        <w:ind w:left="0" w:firstLine="0"/>
        <w:rPr>
          <w:color w:val="1f1f1f"/>
          <w:highlight w:val="white"/>
        </w:rPr>
      </w:pPr>
      <w:r w:rsidDel="00000000" w:rsidR="00000000" w:rsidRPr="00000000">
        <w:rPr>
          <w:color w:val="1f1f1f"/>
          <w:highlight w:val="white"/>
          <w:rtl w:val="0"/>
        </w:rPr>
        <w:t xml:space="preserve">S-129 Maintenance section: Changes to the Product Specification S-129 are coordinated by the IHO S-100 Working Group (S-100WG) and must be made available via the IHO web site. Maintenance of the Product Specification must conform to IHO Technical Resolution 2/2007, as amended.</w:t>
      </w:r>
    </w:p>
    <w:p w:rsidR="00000000" w:rsidDel="00000000" w:rsidP="00000000" w:rsidRDefault="00000000" w:rsidRPr="00000000" w14:paraId="00000238">
      <w:pPr>
        <w:widowControl w:val="0"/>
        <w:spacing w:line="240" w:lineRule="auto"/>
        <w:ind w:left="1695" w:hanging="1695"/>
        <w:rPr>
          <w:b w:val="1"/>
          <w:sz w:val="22"/>
          <w:szCs w:val="22"/>
        </w:rPr>
      </w:pPr>
      <w:r w:rsidDel="00000000" w:rsidR="00000000" w:rsidRPr="00000000">
        <w:rPr>
          <w:b w:val="1"/>
          <w:sz w:val="22"/>
          <w:szCs w:val="22"/>
          <w:rtl w:val="0"/>
        </w:rPr>
        <w:tab/>
      </w:r>
    </w:p>
    <w:p w:rsidR="00000000" w:rsidDel="00000000" w:rsidP="00000000" w:rsidRDefault="00000000" w:rsidRPr="00000000" w14:paraId="00000239">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2jxsxqh" w:id="19"/>
      <w:bookmarkEnd w:id="19"/>
      <w:r w:rsidDel="00000000" w:rsidR="00000000" w:rsidRPr="00000000">
        <w:rPr>
          <w:rtl w:val="0"/>
        </w:rPr>
        <w:t xml:space="preserve">Product Specification Maintenance</w:t>
      </w:r>
    </w:p>
    <w:p w:rsidR="00000000" w:rsidDel="00000000" w:rsidP="00000000" w:rsidRDefault="00000000" w:rsidRPr="00000000" w14:paraId="0000023A">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Introduction</w:t>
      </w:r>
    </w:p>
    <w:p w:rsidR="00000000" w:rsidDel="00000000" w:rsidP="00000000" w:rsidRDefault="00000000" w:rsidRPr="00000000" w14:paraId="0000023B">
      <w:pPr>
        <w:spacing w:line="240" w:lineRule="auto"/>
        <w:rPr/>
      </w:pPr>
      <w:r w:rsidDel="00000000" w:rsidR="00000000" w:rsidRPr="00000000">
        <w:rPr>
          <w:rtl w:val="0"/>
        </w:rPr>
        <w:t xml:space="preserve">Changes to this product specification are coordinated by the WMO Commission for Weather, Climate, Hydrological, Marine, and Related Environmental Services and Applications (SERCOM), Standing Committee on Marine Meteorological and Oceanographic Services (SC-MMO), and WorldWide Met-ocean Information and Warning Service (WWMIWS). Changes to the Marine Weather Warnings will be released by the WWMIWS as a new edition, revision, or clarification. Requests for specific changes to this product specification should be coordinated through the most convenient National Meteorological Service or directly to WWMIWS.</w:t>
      </w:r>
    </w:p>
    <w:p w:rsidR="00000000" w:rsidDel="00000000" w:rsidP="00000000" w:rsidRDefault="00000000" w:rsidRPr="00000000" w14:paraId="0000023C">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New Edition</w:t>
      </w:r>
    </w:p>
    <w:p w:rsidR="00000000" w:rsidDel="00000000" w:rsidP="00000000" w:rsidRDefault="00000000" w:rsidRPr="00000000" w14:paraId="0000023D">
      <w:pPr>
        <w:spacing w:after="0" w:line="240" w:lineRule="auto"/>
        <w:rPr>
          <w:color w:val="000000"/>
        </w:rPr>
      </w:pPr>
      <w:r w:rsidDel="00000000" w:rsidR="00000000" w:rsidRPr="00000000">
        <w:rPr>
          <w:color w:val="000000"/>
          <w:rtl w:val="0"/>
        </w:rPr>
        <w:t xml:space="preserve">New Editions</w:t>
      </w:r>
      <w:r w:rsidDel="00000000" w:rsidR="00000000" w:rsidRPr="00000000">
        <w:rPr>
          <w:i w:val="1"/>
          <w:color w:val="000000"/>
          <w:rtl w:val="0"/>
        </w:rPr>
        <w:t xml:space="preserve"> </w:t>
      </w:r>
      <w:r w:rsidDel="00000000" w:rsidR="00000000" w:rsidRPr="00000000">
        <w:rPr>
          <w:color w:val="000000"/>
          <w:rtl w:val="0"/>
        </w:rPr>
        <w:t xml:space="preserve">of the Marine Weather Warnings </w:t>
      </w:r>
      <w:r w:rsidDel="00000000" w:rsidR="00000000" w:rsidRPr="00000000">
        <w:rPr>
          <w:rtl w:val="0"/>
        </w:rPr>
        <w:t xml:space="preserve">Product Specification</w:t>
      </w:r>
      <w:r w:rsidDel="00000000" w:rsidR="00000000" w:rsidRPr="00000000">
        <w:rPr>
          <w:color w:val="000000"/>
          <w:rtl w:val="0"/>
        </w:rPr>
        <w:t xml:space="preserve"> introduce significant changes. </w:t>
      </w:r>
      <w:r w:rsidDel="00000000" w:rsidR="00000000" w:rsidRPr="00000000">
        <w:rPr>
          <w:i w:val="1"/>
          <w:color w:val="000000"/>
          <w:rtl w:val="0"/>
        </w:rPr>
        <w:t xml:space="preserve">New Editions </w:t>
      </w:r>
      <w:r w:rsidDel="00000000" w:rsidR="00000000" w:rsidRPr="00000000">
        <w:rPr>
          <w:color w:val="000000"/>
          <w:rtl w:val="0"/>
        </w:rPr>
        <w:t xml:space="preserve">enable new concepts, such as the ability to support new functions or applications, or the introduction of new constructs or data types. </w:t>
      </w:r>
      <w:r w:rsidDel="00000000" w:rsidR="00000000" w:rsidRPr="00000000">
        <w:rPr>
          <w:i w:val="1"/>
          <w:color w:val="000000"/>
          <w:rtl w:val="0"/>
        </w:rPr>
        <w:t xml:space="preserve">New Editions </w:t>
      </w:r>
      <w:r w:rsidDel="00000000" w:rsidR="00000000" w:rsidRPr="00000000">
        <w:rPr>
          <w:color w:val="000000"/>
          <w:rtl w:val="0"/>
        </w:rPr>
        <w:t xml:space="preserve">are likely to have a significant impact on either existing users or future users of S-412. </w:t>
      </w:r>
    </w:p>
    <w:p w:rsidR="00000000" w:rsidDel="00000000" w:rsidP="00000000" w:rsidRDefault="00000000" w:rsidRPr="00000000" w14:paraId="0000023E">
      <w:pP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23F">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Revisions</w:t>
      </w:r>
    </w:p>
    <w:p w:rsidR="00000000" w:rsidDel="00000000" w:rsidP="00000000" w:rsidRDefault="00000000" w:rsidRPr="00000000" w14:paraId="00000240">
      <w:pPr>
        <w:spacing w:after="0" w:line="240" w:lineRule="auto"/>
        <w:rPr>
          <w:color w:val="000000"/>
        </w:rPr>
      </w:pPr>
      <w:r w:rsidDel="00000000" w:rsidR="00000000" w:rsidRPr="00000000">
        <w:rPr>
          <w:i w:val="1"/>
          <w:color w:val="000000"/>
          <w:rtl w:val="0"/>
        </w:rPr>
        <w:t xml:space="preserve">Revisions </w:t>
      </w:r>
      <w:r w:rsidDel="00000000" w:rsidR="00000000" w:rsidRPr="00000000">
        <w:rPr>
          <w:color w:val="000000"/>
          <w:rtl w:val="0"/>
        </w:rPr>
        <w:t xml:space="preserve">are defined as substantive semantic changes. Typically, revisions will correct factual errors; introduce necessary changes that have become evident as a result of practical experience or changing circumstances. A </w:t>
      </w:r>
      <w:r w:rsidDel="00000000" w:rsidR="00000000" w:rsidRPr="00000000">
        <w:rPr>
          <w:i w:val="1"/>
          <w:color w:val="000000"/>
          <w:rtl w:val="0"/>
        </w:rPr>
        <w:t xml:space="preserve">revision </w:t>
      </w:r>
      <w:r w:rsidDel="00000000" w:rsidR="00000000" w:rsidRPr="00000000">
        <w:rPr>
          <w:color w:val="000000"/>
          <w:rtl w:val="0"/>
        </w:rPr>
        <w:t xml:space="preserve">must not be classified as a clarification. </w:t>
      </w:r>
      <w:r w:rsidDel="00000000" w:rsidR="00000000" w:rsidRPr="00000000">
        <w:rPr>
          <w:i w:val="1"/>
          <w:color w:val="000000"/>
          <w:rtl w:val="0"/>
        </w:rPr>
        <w:t xml:space="preserve">Revisions </w:t>
      </w:r>
      <w:r w:rsidDel="00000000" w:rsidR="00000000" w:rsidRPr="00000000">
        <w:rPr>
          <w:color w:val="000000"/>
          <w:rtl w:val="0"/>
        </w:rPr>
        <w:t xml:space="preserve">could have an impact on either existing users or future users of this specification. All cumulative </w:t>
      </w:r>
      <w:r w:rsidDel="00000000" w:rsidR="00000000" w:rsidRPr="00000000">
        <w:rPr>
          <w:i w:val="1"/>
          <w:color w:val="000000"/>
          <w:rtl w:val="0"/>
        </w:rPr>
        <w:t xml:space="preserve">clarifications </w:t>
      </w:r>
      <w:r w:rsidDel="00000000" w:rsidR="00000000" w:rsidRPr="00000000">
        <w:rPr>
          <w:color w:val="000000"/>
          <w:rtl w:val="0"/>
        </w:rPr>
        <w:t xml:space="preserve">must be included with the release of approved corrections revisions. </w:t>
      </w:r>
    </w:p>
    <w:p w:rsidR="00000000" w:rsidDel="00000000" w:rsidP="00000000" w:rsidRDefault="00000000" w:rsidRPr="00000000" w14:paraId="00000241">
      <w:pPr>
        <w:spacing w:after="0" w:line="240" w:lineRule="auto"/>
        <w:rPr>
          <w:color w:val="000000"/>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w:t>
      </w:r>
      <w:r w:rsidDel="00000000" w:rsidR="00000000" w:rsidRPr="00000000">
        <w:rPr>
          <w:rtl w:val="0"/>
        </w:rPr>
        <w:t xml:space="preserve">catalogues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spacing w:after="0" w:line="240" w:lineRule="auto"/>
        <w:rPr>
          <w:color w:val="000000"/>
        </w:rPr>
      </w:pPr>
      <w:r w:rsidDel="00000000" w:rsidR="00000000" w:rsidRPr="00000000">
        <w:rPr>
          <w:color w:val="000000"/>
          <w:rtl w:val="0"/>
        </w:rPr>
        <w:t xml:space="preserve">In most cases a new feature or portrayal </w:t>
      </w:r>
      <w:r w:rsidDel="00000000" w:rsidR="00000000" w:rsidRPr="00000000">
        <w:rPr>
          <w:rtl w:val="0"/>
        </w:rPr>
        <w:t xml:space="preserve">catalogue</w:t>
      </w:r>
      <w:r w:rsidDel="00000000" w:rsidR="00000000" w:rsidRPr="00000000">
        <w:rPr>
          <w:color w:val="000000"/>
          <w:rtl w:val="0"/>
        </w:rPr>
        <w:t xml:space="preserve"> will result in a revision of this product specification.</w:t>
      </w:r>
    </w:p>
    <w:p w:rsidR="00000000" w:rsidDel="00000000" w:rsidP="00000000" w:rsidRDefault="00000000" w:rsidRPr="00000000" w14:paraId="00000245">
      <w:pP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246">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Clarification</w:t>
      </w:r>
    </w:p>
    <w:p w:rsidR="00000000" w:rsidDel="00000000" w:rsidP="00000000" w:rsidRDefault="00000000" w:rsidRPr="00000000" w14:paraId="00000247">
      <w:pPr>
        <w:spacing w:after="0" w:line="240" w:lineRule="auto"/>
        <w:rPr>
          <w:color w:val="000000"/>
        </w:rPr>
      </w:pPr>
      <w:r w:rsidDel="00000000" w:rsidR="00000000" w:rsidRPr="00000000">
        <w:rPr>
          <w:color w:val="000000"/>
          <w:rtl w:val="0"/>
        </w:rPr>
        <w:t xml:space="preserve">Clarifications are non-substantive changes. Typically, clarifications: remove ambiguity; correct grammatical and spelling errors; amend or update cross references; insert improved graphics in spelling, punctuation and grammar. A clarification must not cause any substantive semantic change to S-412. </w:t>
      </w:r>
    </w:p>
    <w:p w:rsidR="00000000" w:rsidDel="00000000" w:rsidP="00000000" w:rsidRDefault="00000000" w:rsidRPr="00000000" w14:paraId="00000248">
      <w:pPr>
        <w:spacing w:after="0" w:line="240" w:lineRule="auto"/>
        <w:rPr>
          <w:color w:val="000000"/>
        </w:rPr>
      </w:pPr>
      <w:r w:rsidDel="00000000" w:rsidR="00000000" w:rsidRPr="00000000">
        <w:rPr>
          <w:rtl w:val="0"/>
        </w:rPr>
      </w:r>
    </w:p>
    <w:p w:rsidR="00000000" w:rsidDel="00000000" w:rsidP="00000000" w:rsidRDefault="00000000" w:rsidRPr="00000000" w14:paraId="00000249">
      <w:pPr>
        <w:spacing w:after="0" w:line="240" w:lineRule="auto"/>
        <w:rPr/>
      </w:pPr>
      <w:r w:rsidDel="00000000" w:rsidR="00000000" w:rsidRPr="00000000">
        <w:rPr>
          <w:color w:val="000000"/>
          <w:rtl w:val="0"/>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w:t>
      </w:r>
      <w:r w:rsidDel="00000000" w:rsidR="00000000" w:rsidRPr="00000000">
        <w:rPr>
          <w:rtl w:val="0"/>
        </w:rPr>
        <w:t xml:space="preserve">catalogues</w:t>
      </w:r>
      <w:r w:rsidDel="00000000" w:rsidR="00000000" w:rsidRPr="00000000">
        <w:rPr>
          <w:color w:val="000000"/>
          <w:rtl w:val="0"/>
        </w:rPr>
        <w:t xml:space="preserve">, and a portrayal </w:t>
      </w:r>
      <w:r w:rsidDel="00000000" w:rsidR="00000000" w:rsidRPr="00000000">
        <w:rPr>
          <w:rtl w:val="0"/>
        </w:rPr>
        <w:t xml:space="preserve">catalogue</w:t>
      </w:r>
      <w:r w:rsidDel="00000000" w:rsidR="00000000" w:rsidRPr="00000000">
        <w:rPr>
          <w:color w:val="000000"/>
          <w:rtl w:val="0"/>
        </w:rPr>
        <w:t xml:space="preserve"> can always rely on earlier versions of the feature </w:t>
      </w:r>
      <w:r w:rsidDel="00000000" w:rsidR="00000000" w:rsidRPr="00000000">
        <w:rPr>
          <w:rtl w:val="0"/>
        </w:rPr>
        <w:t xml:space="preserve">catalogues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4A">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spacing w:after="0" w:lineRule="auto"/>
        <w:ind w:left="1695" w:hanging="1695"/>
        <w:rPr/>
      </w:pPr>
      <w:r w:rsidDel="00000000" w:rsidR="00000000" w:rsidRPr="00000000">
        <w:rPr>
          <w:rtl w:val="0"/>
        </w:rPr>
      </w:r>
    </w:p>
    <w:p w:rsidR="00000000" w:rsidDel="00000000" w:rsidP="00000000" w:rsidRDefault="00000000" w:rsidRPr="00000000" w14:paraId="0000024B">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Version Numbers</w:t>
      </w:r>
    </w:p>
    <w:p w:rsidR="00000000" w:rsidDel="00000000" w:rsidP="00000000" w:rsidRDefault="00000000" w:rsidRPr="00000000" w14:paraId="0000024C">
      <w:pPr>
        <w:spacing w:line="240" w:lineRule="auto"/>
        <w:rPr/>
      </w:pPr>
      <w:r w:rsidDel="00000000" w:rsidR="00000000" w:rsidRPr="00000000">
        <w:rPr>
          <w:rtl w:val="0"/>
        </w:rPr>
        <w:t xml:space="preserve">The associated version control numbering to identify changes (n) to the product specification must be as follows:</w:t>
      </w:r>
    </w:p>
    <w:p w:rsidR="00000000" w:rsidDel="00000000" w:rsidP="00000000" w:rsidRDefault="00000000" w:rsidRPr="00000000" w14:paraId="0000024D">
      <w:pPr>
        <w:ind w:firstLine="720"/>
        <w:rPr/>
      </w:pPr>
      <w:r w:rsidDel="00000000" w:rsidR="00000000" w:rsidRPr="00000000">
        <w:rPr>
          <w:rtl w:val="0"/>
        </w:rPr>
        <w:t xml:space="preserve">New Editions denoted as </w:t>
      </w:r>
      <w:r w:rsidDel="00000000" w:rsidR="00000000" w:rsidRPr="00000000">
        <w:rPr>
          <w:b w:val="1"/>
          <w:sz w:val="28"/>
          <w:szCs w:val="28"/>
          <w:rtl w:val="0"/>
        </w:rPr>
        <w:t xml:space="preserve">n</w:t>
      </w:r>
      <w:r w:rsidDel="00000000" w:rsidR="00000000" w:rsidRPr="00000000">
        <w:rPr>
          <w:rtl w:val="0"/>
        </w:rPr>
        <w:t xml:space="preserve">.0.0</w:t>
      </w:r>
    </w:p>
    <w:p w:rsidR="00000000" w:rsidDel="00000000" w:rsidP="00000000" w:rsidRDefault="00000000" w:rsidRPr="00000000" w14:paraId="0000024E">
      <w:pPr>
        <w:ind w:firstLine="720"/>
        <w:rPr/>
      </w:pPr>
      <w:r w:rsidDel="00000000" w:rsidR="00000000" w:rsidRPr="00000000">
        <w:rPr>
          <w:rtl w:val="0"/>
        </w:rPr>
        <w:t xml:space="preserve">Revisions denoted as n.</w:t>
      </w:r>
      <w:r w:rsidDel="00000000" w:rsidR="00000000" w:rsidRPr="00000000">
        <w:rPr>
          <w:b w:val="1"/>
          <w:sz w:val="28"/>
          <w:szCs w:val="28"/>
          <w:rtl w:val="0"/>
        </w:rPr>
        <w:t xml:space="preserve">n</w:t>
      </w:r>
      <w:r w:rsidDel="00000000" w:rsidR="00000000" w:rsidRPr="00000000">
        <w:rPr>
          <w:rtl w:val="0"/>
        </w:rPr>
        <w:t xml:space="preserve">.0</w:t>
      </w:r>
    </w:p>
    <w:p w:rsidR="00000000" w:rsidDel="00000000" w:rsidP="00000000" w:rsidRDefault="00000000" w:rsidRPr="00000000" w14:paraId="0000024F">
      <w:pPr>
        <w:ind w:firstLine="720"/>
        <w:rPr>
          <w:b w:val="1"/>
          <w:sz w:val="28"/>
          <w:szCs w:val="28"/>
        </w:rPr>
      </w:pPr>
      <w:r w:rsidDel="00000000" w:rsidR="00000000" w:rsidRPr="00000000">
        <w:rPr>
          <w:rtl w:val="0"/>
        </w:rPr>
        <w:t xml:space="preserve">Clarifications denoted as n.n.</w:t>
      </w:r>
      <w:r w:rsidDel="00000000" w:rsidR="00000000" w:rsidRPr="00000000">
        <w:rPr>
          <w:b w:val="1"/>
          <w:sz w:val="28"/>
          <w:szCs w:val="28"/>
          <w:rtl w:val="0"/>
        </w:rPr>
        <w:t xml:space="preserve">n</w:t>
      </w:r>
    </w:p>
    <w:p w:rsidR="00000000" w:rsidDel="00000000" w:rsidP="00000000" w:rsidRDefault="00000000" w:rsidRPr="00000000" w14:paraId="00000250">
      <w:pPr>
        <w:spacing w:after="200" w:line="276" w:lineRule="auto"/>
        <w:jc w:val="left"/>
        <w:rPr>
          <w:b w:val="1"/>
          <w:sz w:val="24"/>
          <w:szCs w:val="24"/>
        </w:rPr>
      </w:pPr>
      <w:bookmarkStart w:colFirst="0" w:colLast="0" w:name="_heading=h.z337ya" w:id="20"/>
      <w:bookmarkEnd w:id="20"/>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ueyuz16e7vg2" w:id="21"/>
      <w:bookmarkEnd w:id="21"/>
      <w:r w:rsidDel="00000000" w:rsidR="00000000" w:rsidRPr="00000000">
        <w:rPr>
          <w:rtl w:val="0"/>
        </w:rPr>
        <w:t xml:space="preserve">Specification Scopes</w:t>
      </w:r>
    </w:p>
    <w:p w:rsidR="00000000" w:rsidDel="00000000" w:rsidP="00000000" w:rsidRDefault="00000000" w:rsidRPr="00000000" w14:paraId="00000252">
      <w:pPr>
        <w:tabs>
          <w:tab w:val="left" w:leader="none" w:pos="0"/>
          <w:tab w:val="left" w:leader="none" w:pos="283"/>
          <w:tab w:val="left" w:leader="none" w:pos="566"/>
          <w:tab w:val="left" w:leader="none" w:pos="849"/>
          <w:tab w:val="left" w:leader="none" w:pos="1132"/>
          <w:tab w:val="left" w:leader="none" w:pos="1416"/>
          <w:tab w:val="left" w:leader="none" w:pos="1699"/>
          <w:tab w:val="left" w:leader="none" w:pos="1982"/>
          <w:tab w:val="left" w:leader="none" w:pos="2265"/>
          <w:tab w:val="left" w:leader="none" w:pos="2548"/>
          <w:tab w:val="left" w:leader="none" w:pos="2832"/>
          <w:tab w:val="left" w:leader="none" w:pos="3115"/>
          <w:tab w:val="left" w:leader="none" w:pos="3398"/>
          <w:tab w:val="left" w:leader="none" w:pos="3681"/>
          <w:tab w:val="left" w:leader="none" w:pos="3964"/>
          <w:tab w:val="left" w:leader="none" w:pos="4248"/>
          <w:tab w:val="left" w:leader="none" w:pos="4531"/>
          <w:tab w:val="left" w:leader="none" w:pos="4814"/>
          <w:tab w:val="left" w:leader="none" w:pos="5097"/>
          <w:tab w:val="left" w:leader="none" w:pos="5380"/>
          <w:tab w:val="left" w:leader="none" w:pos="5664"/>
          <w:tab w:val="left" w:leader="none" w:pos="5947"/>
          <w:tab w:val="left" w:leader="none" w:pos="6230"/>
          <w:tab w:val="left" w:leader="none" w:pos="6513"/>
          <w:tab w:val="left" w:leader="none" w:pos="6796"/>
          <w:tab w:val="left" w:leader="none" w:pos="7080"/>
          <w:tab w:val="left" w:leader="none" w:pos="7363"/>
          <w:tab w:val="left" w:leader="none" w:pos="7646"/>
          <w:tab w:val="left" w:leader="none" w:pos="7929"/>
          <w:tab w:val="left" w:leader="none" w:pos="8212"/>
          <w:tab w:val="left" w:leader="none" w:pos="8496"/>
          <w:tab w:val="left" w:leader="none" w:pos="8779"/>
        </w:tabs>
        <w:rPr/>
      </w:pPr>
      <w:r w:rsidDel="00000000" w:rsidR="00000000" w:rsidRPr="00000000">
        <w:rPr>
          <w:rtl w:val="0"/>
        </w:rPr>
        <w:t xml:space="preserve">This product specification outlines the development of data from  inception to the end user, through an authoritative weather forecasting agency. Requirements for data and metadata are provided. This document does not include product delivery mechanisms.</w:t>
      </w:r>
    </w:p>
    <w:p w:rsidR="00000000" w:rsidDel="00000000" w:rsidP="00000000" w:rsidRDefault="00000000" w:rsidRPr="00000000" w14:paraId="00000253">
      <w:pPr>
        <w:tabs>
          <w:tab w:val="left" w:leader="none" w:pos="0"/>
          <w:tab w:val="left" w:leader="none" w:pos="283"/>
          <w:tab w:val="left" w:leader="none" w:pos="566"/>
          <w:tab w:val="left" w:leader="none" w:pos="849"/>
          <w:tab w:val="left" w:leader="none" w:pos="1132"/>
          <w:tab w:val="left" w:leader="none" w:pos="1416"/>
          <w:tab w:val="left" w:leader="none" w:pos="1699"/>
          <w:tab w:val="left" w:leader="none" w:pos="1982"/>
          <w:tab w:val="left" w:leader="none" w:pos="2265"/>
          <w:tab w:val="left" w:leader="none" w:pos="2548"/>
          <w:tab w:val="left" w:leader="none" w:pos="2832"/>
          <w:tab w:val="left" w:leader="none" w:pos="3115"/>
          <w:tab w:val="left" w:leader="none" w:pos="3398"/>
          <w:tab w:val="left" w:leader="none" w:pos="3681"/>
          <w:tab w:val="left" w:leader="none" w:pos="3964"/>
          <w:tab w:val="left" w:leader="none" w:pos="4248"/>
          <w:tab w:val="left" w:leader="none" w:pos="4531"/>
          <w:tab w:val="left" w:leader="none" w:pos="4814"/>
          <w:tab w:val="left" w:leader="none" w:pos="5097"/>
          <w:tab w:val="left" w:leader="none" w:pos="5380"/>
          <w:tab w:val="left" w:leader="none" w:pos="5664"/>
          <w:tab w:val="left" w:leader="none" w:pos="5947"/>
          <w:tab w:val="left" w:leader="none" w:pos="6230"/>
          <w:tab w:val="left" w:leader="none" w:pos="6513"/>
          <w:tab w:val="left" w:leader="none" w:pos="6796"/>
          <w:tab w:val="left" w:leader="none" w:pos="7080"/>
          <w:tab w:val="left" w:leader="none" w:pos="7363"/>
          <w:tab w:val="left" w:leader="none" w:pos="7646"/>
          <w:tab w:val="left" w:leader="none" w:pos="7929"/>
          <w:tab w:val="left" w:leader="none" w:pos="8212"/>
          <w:tab w:val="left" w:leader="none" w:pos="8496"/>
          <w:tab w:val="left" w:leader="none" w:pos="8779"/>
        </w:tabs>
        <w:rPr/>
      </w:pPr>
      <w:r w:rsidDel="00000000" w:rsidR="00000000" w:rsidRPr="00000000">
        <w:rPr>
          <w:b w:val="1"/>
          <w:sz w:val="22"/>
          <w:szCs w:val="22"/>
          <w:rtl w:val="0"/>
        </w:rPr>
        <w:t xml:space="preserve">Scope ID: </w:t>
        <w:tab/>
        <w:tab/>
      </w:r>
      <w:r w:rsidDel="00000000" w:rsidR="00000000" w:rsidRPr="00000000">
        <w:rPr>
          <w:rtl w:val="0"/>
        </w:rPr>
        <w:t xml:space="preserve">Global</w:t>
      </w:r>
    </w:p>
    <w:p w:rsidR="00000000" w:rsidDel="00000000" w:rsidP="00000000" w:rsidRDefault="00000000" w:rsidRPr="00000000" w14:paraId="00000254">
      <w:pPr>
        <w:tabs>
          <w:tab w:val="left" w:leader="none" w:pos="0"/>
          <w:tab w:val="left" w:leader="none" w:pos="283"/>
          <w:tab w:val="left" w:leader="none" w:pos="566"/>
          <w:tab w:val="left" w:leader="none" w:pos="849"/>
          <w:tab w:val="left" w:leader="none" w:pos="1132"/>
          <w:tab w:val="left" w:leader="none" w:pos="1416"/>
          <w:tab w:val="left" w:leader="none" w:pos="1699"/>
          <w:tab w:val="left" w:leader="none" w:pos="1982"/>
          <w:tab w:val="left" w:leader="none" w:pos="2265"/>
          <w:tab w:val="left" w:leader="none" w:pos="2548"/>
          <w:tab w:val="left" w:leader="none" w:pos="2832"/>
          <w:tab w:val="left" w:leader="none" w:pos="3115"/>
          <w:tab w:val="left" w:leader="none" w:pos="3398"/>
          <w:tab w:val="left" w:leader="none" w:pos="3681"/>
          <w:tab w:val="left" w:leader="none" w:pos="3964"/>
          <w:tab w:val="left" w:leader="none" w:pos="4248"/>
          <w:tab w:val="left" w:leader="none" w:pos="4531"/>
          <w:tab w:val="left" w:leader="none" w:pos="4814"/>
          <w:tab w:val="left" w:leader="none" w:pos="5097"/>
          <w:tab w:val="left" w:leader="none" w:pos="5380"/>
          <w:tab w:val="left" w:leader="none" w:pos="5664"/>
          <w:tab w:val="left" w:leader="none" w:pos="5947"/>
          <w:tab w:val="left" w:leader="none" w:pos="6230"/>
          <w:tab w:val="left" w:leader="none" w:pos="6513"/>
          <w:tab w:val="left" w:leader="none" w:pos="6796"/>
          <w:tab w:val="left" w:leader="none" w:pos="7080"/>
          <w:tab w:val="left" w:leader="none" w:pos="7363"/>
          <w:tab w:val="left" w:leader="none" w:pos="7646"/>
          <w:tab w:val="left" w:leader="none" w:pos="7929"/>
          <w:tab w:val="left" w:leader="none" w:pos="8212"/>
          <w:tab w:val="left" w:leader="none" w:pos="8496"/>
          <w:tab w:val="left" w:leader="none" w:pos="8779"/>
        </w:tabs>
        <w:rPr>
          <w:b w:val="1"/>
          <w:sz w:val="22"/>
          <w:szCs w:val="22"/>
        </w:rPr>
      </w:pPr>
      <w:r w:rsidDel="00000000" w:rsidR="00000000" w:rsidRPr="00000000">
        <w:rPr>
          <w:b w:val="1"/>
          <w:sz w:val="22"/>
          <w:szCs w:val="22"/>
          <w:rtl w:val="0"/>
        </w:rPr>
        <w:t xml:space="preserve">Level:</w:t>
        <w:tab/>
        <w:tab/>
        <w:tab/>
      </w:r>
      <w:r w:rsidDel="00000000" w:rsidR="00000000" w:rsidRPr="00000000">
        <w:rPr>
          <w:rtl w:val="0"/>
        </w:rPr>
        <w:t xml:space="preserve">006-series</w:t>
      </w:r>
      <w:r w:rsidDel="00000000" w:rsidR="00000000" w:rsidRPr="00000000">
        <w:rPr>
          <w:b w:val="1"/>
          <w:sz w:val="22"/>
          <w:szCs w:val="22"/>
          <w:rtl w:val="0"/>
        </w:rPr>
        <w:tab/>
        <w:tab/>
      </w:r>
    </w:p>
    <w:p w:rsidR="00000000" w:rsidDel="00000000" w:rsidP="00000000" w:rsidRDefault="00000000" w:rsidRPr="00000000" w14:paraId="00000255">
      <w:pPr>
        <w:tabs>
          <w:tab w:val="left" w:leader="none" w:pos="0"/>
          <w:tab w:val="left" w:leader="none" w:pos="283"/>
          <w:tab w:val="left" w:leader="none" w:pos="566"/>
          <w:tab w:val="left" w:leader="none" w:pos="849"/>
          <w:tab w:val="left" w:leader="none" w:pos="1132"/>
          <w:tab w:val="left" w:leader="none" w:pos="1416"/>
          <w:tab w:val="left" w:leader="none" w:pos="1699"/>
          <w:tab w:val="left" w:leader="none" w:pos="1982"/>
          <w:tab w:val="left" w:leader="none" w:pos="2265"/>
          <w:tab w:val="left" w:leader="none" w:pos="2548"/>
          <w:tab w:val="left" w:leader="none" w:pos="2832"/>
          <w:tab w:val="left" w:leader="none" w:pos="3115"/>
          <w:tab w:val="left" w:leader="none" w:pos="3398"/>
          <w:tab w:val="left" w:leader="none" w:pos="3681"/>
          <w:tab w:val="left" w:leader="none" w:pos="3964"/>
          <w:tab w:val="left" w:leader="none" w:pos="4248"/>
          <w:tab w:val="left" w:leader="none" w:pos="4531"/>
          <w:tab w:val="left" w:leader="none" w:pos="4814"/>
          <w:tab w:val="left" w:leader="none" w:pos="5097"/>
          <w:tab w:val="left" w:leader="none" w:pos="5380"/>
          <w:tab w:val="left" w:leader="none" w:pos="5664"/>
          <w:tab w:val="left" w:leader="none" w:pos="5947"/>
          <w:tab w:val="left" w:leader="none" w:pos="6230"/>
          <w:tab w:val="left" w:leader="none" w:pos="6513"/>
          <w:tab w:val="left" w:leader="none" w:pos="6796"/>
          <w:tab w:val="left" w:leader="none" w:pos="7080"/>
          <w:tab w:val="left" w:leader="none" w:pos="7363"/>
          <w:tab w:val="left" w:leader="none" w:pos="7646"/>
          <w:tab w:val="left" w:leader="none" w:pos="7929"/>
          <w:tab w:val="left" w:leader="none" w:pos="8212"/>
          <w:tab w:val="left" w:leader="none" w:pos="8496"/>
          <w:tab w:val="left" w:leader="none" w:pos="8779"/>
        </w:tabs>
        <w:rPr/>
      </w:pPr>
      <w:r w:rsidDel="00000000" w:rsidR="00000000" w:rsidRPr="00000000">
        <w:rPr>
          <w:b w:val="1"/>
          <w:sz w:val="22"/>
          <w:szCs w:val="22"/>
          <w:rtl w:val="0"/>
        </w:rPr>
        <w:t xml:space="preserve">Level Name:</w:t>
        <w:tab/>
      </w:r>
      <w:r w:rsidDel="00000000" w:rsidR="00000000" w:rsidRPr="00000000">
        <w:rPr>
          <w:rtl w:val="0"/>
        </w:rPr>
        <w:t xml:space="preserve">Marine</w:t>
      </w:r>
      <w:r w:rsidDel="00000000" w:rsidR="00000000" w:rsidRPr="00000000">
        <w:rPr>
          <w:b w:val="1"/>
          <w:sz w:val="22"/>
          <w:szCs w:val="22"/>
          <w:rtl w:val="0"/>
        </w:rPr>
        <w:t xml:space="preserve"> </w:t>
      </w:r>
      <w:r w:rsidDel="00000000" w:rsidR="00000000" w:rsidRPr="00000000">
        <w:rPr>
          <w:rtl w:val="0"/>
        </w:rPr>
        <w:t xml:space="preserve">Weather Warnings Dataset</w:t>
      </w:r>
    </w:p>
    <w:p w:rsidR="00000000" w:rsidDel="00000000" w:rsidP="00000000" w:rsidRDefault="00000000" w:rsidRPr="00000000" w14:paraId="00000256">
      <w:pPr>
        <w:tabs>
          <w:tab w:val="left" w:leader="none" w:pos="0"/>
          <w:tab w:val="left" w:leader="none" w:pos="283"/>
          <w:tab w:val="left" w:leader="none" w:pos="566"/>
          <w:tab w:val="left" w:leader="none" w:pos="849"/>
          <w:tab w:val="left" w:leader="none" w:pos="1132"/>
          <w:tab w:val="left" w:leader="none" w:pos="1416"/>
          <w:tab w:val="left" w:leader="none" w:pos="1699"/>
          <w:tab w:val="left" w:leader="none" w:pos="1982"/>
          <w:tab w:val="left" w:leader="none" w:pos="2265"/>
          <w:tab w:val="left" w:leader="none" w:pos="2548"/>
          <w:tab w:val="left" w:leader="none" w:pos="2832"/>
          <w:tab w:val="left" w:leader="none" w:pos="3115"/>
          <w:tab w:val="left" w:leader="none" w:pos="3398"/>
          <w:tab w:val="left" w:leader="none" w:pos="3681"/>
          <w:tab w:val="left" w:leader="none" w:pos="3964"/>
          <w:tab w:val="left" w:leader="none" w:pos="4248"/>
          <w:tab w:val="left" w:leader="none" w:pos="4531"/>
          <w:tab w:val="left" w:leader="none" w:pos="4814"/>
          <w:tab w:val="left" w:leader="none" w:pos="5097"/>
          <w:tab w:val="left" w:leader="none" w:pos="5380"/>
          <w:tab w:val="left" w:leader="none" w:pos="5664"/>
          <w:tab w:val="left" w:leader="none" w:pos="5947"/>
          <w:tab w:val="left" w:leader="none" w:pos="6230"/>
          <w:tab w:val="left" w:leader="none" w:pos="6513"/>
          <w:tab w:val="left" w:leader="none" w:pos="6796"/>
          <w:tab w:val="left" w:leader="none" w:pos="7080"/>
          <w:tab w:val="left" w:leader="none" w:pos="7363"/>
          <w:tab w:val="left" w:leader="none" w:pos="7646"/>
          <w:tab w:val="left" w:leader="none" w:pos="7929"/>
          <w:tab w:val="left" w:leader="none" w:pos="8212"/>
          <w:tab w:val="left" w:leader="none" w:pos="8496"/>
          <w:tab w:val="left" w:leader="none" w:pos="8779"/>
        </w:tabs>
        <w:rPr/>
      </w:pPr>
      <w:r w:rsidDel="00000000" w:rsidR="00000000" w:rsidRPr="00000000">
        <w:rPr>
          <w:rtl w:val="0"/>
        </w:rPr>
      </w:r>
    </w:p>
    <w:p w:rsidR="00000000" w:rsidDel="00000000" w:rsidP="00000000" w:rsidRDefault="00000000" w:rsidRPr="00000000" w14:paraId="00000257">
      <w:pPr>
        <w:spacing w:after="200" w:line="276" w:lineRule="auto"/>
        <w:jc w:val="left"/>
        <w:rPr>
          <w:b w:val="1"/>
          <w:sz w:val="24"/>
          <w:szCs w:val="24"/>
        </w:rPr>
      </w:pPr>
      <w:bookmarkStart w:colFirst="0" w:colLast="0" w:name="_heading=h.3j2qqm3" w:id="22"/>
      <w:bookmarkEnd w:id="22"/>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dvhpty7rs5b8" w:id="23"/>
      <w:bookmarkEnd w:id="23"/>
      <w:r w:rsidDel="00000000" w:rsidR="00000000" w:rsidRPr="00000000">
        <w:rPr>
          <w:rtl w:val="0"/>
        </w:rPr>
        <w:t xml:space="preserve">Dataset Identification</w:t>
      </w:r>
    </w:p>
    <w:p w:rsidR="00000000" w:rsidDel="00000000" w:rsidP="00000000" w:rsidRDefault="00000000" w:rsidRPr="00000000" w14:paraId="00000259">
      <w:pPr>
        <w:tabs>
          <w:tab w:val="left" w:leader="none" w:pos="3420"/>
        </w:tabs>
        <w:rPr>
          <w:sz w:val="18"/>
          <w:szCs w:val="18"/>
        </w:rPr>
      </w:pPr>
      <w:r w:rsidDel="00000000" w:rsidR="00000000" w:rsidRPr="00000000">
        <w:rPr>
          <w:b w:val="1"/>
          <w:sz w:val="22"/>
          <w:szCs w:val="22"/>
          <w:rtl w:val="0"/>
        </w:rPr>
        <w:t xml:space="preserve">Title:</w:t>
      </w:r>
      <w:r w:rsidDel="00000000" w:rsidR="00000000" w:rsidRPr="00000000">
        <w:rPr>
          <w:rtl w:val="0"/>
        </w:rPr>
        <w:t xml:space="preserve"> </w:t>
        <w:tab/>
        <w:t xml:space="preserve">Marine Weather Warnings</w:t>
        <w:tab/>
        <w:tab/>
        <w:tab/>
        <w:tab/>
      </w:r>
      <w:r w:rsidDel="00000000" w:rsidR="00000000" w:rsidRPr="00000000">
        <w:rPr>
          <w:sz w:val="18"/>
          <w:szCs w:val="18"/>
          <w:rtl w:val="0"/>
        </w:rPr>
        <w:tab/>
      </w:r>
    </w:p>
    <w:p w:rsidR="00000000" w:rsidDel="00000000" w:rsidP="00000000" w:rsidRDefault="00000000" w:rsidRPr="00000000" w14:paraId="0000025A">
      <w:pPr>
        <w:tabs>
          <w:tab w:val="left" w:leader="none" w:pos="3420"/>
        </w:tabs>
        <w:rPr>
          <w:sz w:val="18"/>
          <w:szCs w:val="18"/>
        </w:rPr>
      </w:pPr>
      <w:r w:rsidDel="00000000" w:rsidR="00000000" w:rsidRPr="00000000">
        <w:rPr>
          <w:b w:val="1"/>
          <w:sz w:val="22"/>
          <w:szCs w:val="22"/>
          <w:rtl w:val="0"/>
        </w:rPr>
        <w:t xml:space="preserve">Alternate Title:</w:t>
      </w:r>
      <w:r w:rsidDel="00000000" w:rsidR="00000000" w:rsidRPr="00000000">
        <w:rPr>
          <w:sz w:val="18"/>
          <w:szCs w:val="18"/>
          <w:rtl w:val="0"/>
        </w:rPr>
        <w:tab/>
      </w:r>
      <w:r w:rsidDel="00000000" w:rsidR="00000000" w:rsidRPr="00000000">
        <w:rPr>
          <w:rtl w:val="0"/>
        </w:rPr>
        <w:t xml:space="preserve">None</w:t>
      </w:r>
      <w:r w:rsidDel="00000000" w:rsidR="00000000" w:rsidRPr="00000000">
        <w:rPr>
          <w:sz w:val="18"/>
          <w:szCs w:val="18"/>
          <w:rtl w:val="0"/>
        </w:rPr>
        <w:tab/>
        <w:tab/>
        <w:tab/>
        <w:tab/>
      </w:r>
    </w:p>
    <w:p w:rsidR="00000000" w:rsidDel="00000000" w:rsidP="00000000" w:rsidRDefault="00000000" w:rsidRPr="00000000" w14:paraId="0000025B">
      <w:pPr>
        <w:ind w:left="3400" w:hanging="3400"/>
        <w:rPr/>
      </w:pPr>
      <w:r w:rsidDel="00000000" w:rsidR="00000000" w:rsidRPr="00000000">
        <w:rPr>
          <w:b w:val="1"/>
          <w:sz w:val="22"/>
          <w:szCs w:val="22"/>
          <w:rtl w:val="0"/>
        </w:rPr>
        <w:t xml:space="preserve">Abstract:</w:t>
      </w:r>
      <w:r w:rsidDel="00000000" w:rsidR="00000000" w:rsidRPr="00000000">
        <w:rPr>
          <w:sz w:val="18"/>
          <w:szCs w:val="18"/>
          <w:rtl w:val="0"/>
        </w:rPr>
        <w:t xml:space="preserve"> </w:t>
        <w:tab/>
      </w:r>
      <w:r w:rsidDel="00000000" w:rsidR="00000000" w:rsidRPr="00000000">
        <w:rPr>
          <w:rtl w:val="0"/>
        </w:rPr>
        <w:t xml:space="preserve">Marine Weather Warnings datasets must be produced in accordance with the rules defined in this product specification. This product specification contains all the information necessary to enable meteorological organisations to produce a consistent overlay, and manufacturers to use that data efficiently in an electronic navigation system.</w:t>
      </w:r>
    </w:p>
    <w:p w:rsidR="00000000" w:rsidDel="00000000" w:rsidP="00000000" w:rsidRDefault="00000000" w:rsidRPr="00000000" w14:paraId="0000025C">
      <w:pPr>
        <w:ind w:left="3400" w:hanging="3400"/>
        <w:rPr/>
      </w:pPr>
      <w:r w:rsidDel="00000000" w:rsidR="00000000" w:rsidRPr="00000000">
        <w:rPr>
          <w:rtl w:val="0"/>
        </w:rPr>
        <w:tab/>
        <w:t xml:space="preserve">Compliant datasets of Marine Weather Warnings contain polygons of hazardous meteorological and oceanographic conditions. Datasets are produced by an authoritative weather forecasting agency for a particular geographic region and set of times, and may include accompanying metadata describing the content, variables, applicable times, locations, and structure of the data product. Data used to create the polygons may be derived from observed, mathematically-predicted, or model-driven phenomena.</w:t>
      </w:r>
    </w:p>
    <w:p w:rsidR="00000000" w:rsidDel="00000000" w:rsidP="00000000" w:rsidRDefault="00000000" w:rsidRPr="00000000" w14:paraId="0000025D">
      <w:pPr>
        <w:spacing w:after="0" w:line="276" w:lineRule="auto"/>
        <w:ind w:left="3400" w:firstLine="0"/>
        <w:jc w:val="left"/>
        <w:rPr/>
      </w:pPr>
      <w:r w:rsidDel="00000000" w:rsidR="00000000" w:rsidRPr="00000000">
        <w:rPr>
          <w:b w:val="1"/>
          <w:sz w:val="22"/>
          <w:szCs w:val="22"/>
          <w:rtl w:val="0"/>
        </w:rPr>
        <w:t xml:space="preserve">Topic Category:</w:t>
      </w:r>
      <w:r w:rsidDel="00000000" w:rsidR="00000000" w:rsidRPr="00000000">
        <w:rPr>
          <w:sz w:val="18"/>
          <w:szCs w:val="18"/>
          <w:rtl w:val="0"/>
        </w:rPr>
        <w:tab/>
      </w:r>
      <w:r w:rsidDel="00000000" w:rsidR="00000000" w:rsidRPr="00000000">
        <w:rPr>
          <w:rtl w:val="0"/>
        </w:rPr>
        <w:t xml:space="preserve">climatologyMeteorologyAtmosphere  </w:t>
      </w:r>
    </w:p>
    <w:p w:rsidR="00000000" w:rsidDel="00000000" w:rsidP="00000000" w:rsidRDefault="00000000" w:rsidRPr="00000000" w14:paraId="0000025E">
      <w:pPr>
        <w:spacing w:after="0" w:line="276" w:lineRule="auto"/>
        <w:ind w:left="3400" w:firstLine="340"/>
        <w:jc w:val="left"/>
        <w:rPr/>
      </w:pPr>
      <w:r w:rsidDel="00000000" w:rsidR="00000000" w:rsidRPr="00000000">
        <w:rPr>
          <w:rtl w:val="0"/>
        </w:rPr>
        <w:t xml:space="preserve">(ISO 19115 Domain Code 004)</w:t>
      </w:r>
    </w:p>
    <w:p w:rsidR="00000000" w:rsidDel="00000000" w:rsidP="00000000" w:rsidRDefault="00000000" w:rsidRPr="00000000" w14:paraId="0000025F">
      <w:pPr>
        <w:tabs>
          <w:tab w:val="left" w:leader="none" w:pos="3420"/>
        </w:tabs>
        <w:spacing w:after="0" w:line="276" w:lineRule="auto"/>
        <w:rPr/>
      </w:pPr>
      <w:r w:rsidDel="00000000" w:rsidR="00000000" w:rsidRPr="00000000">
        <w:rPr>
          <w:rtl w:val="0"/>
        </w:rPr>
        <w:tab/>
        <w:t xml:space="preserve">oceans (ISO 19115 Domain Code 014)</w:t>
      </w:r>
    </w:p>
    <w:p w:rsidR="00000000" w:rsidDel="00000000" w:rsidP="00000000" w:rsidRDefault="00000000" w:rsidRPr="00000000" w14:paraId="00000260">
      <w:pPr>
        <w:spacing w:after="0" w:lineRule="auto"/>
        <w:rPr>
          <w:sz w:val="18"/>
          <w:szCs w:val="18"/>
        </w:rPr>
      </w:pPr>
      <w:r w:rsidDel="00000000" w:rsidR="00000000" w:rsidRPr="00000000">
        <w:rPr>
          <w:sz w:val="18"/>
          <w:szCs w:val="18"/>
          <w:rtl w:val="0"/>
        </w:rPr>
        <w:tab/>
        <w:tab/>
        <w:tab/>
        <w:tab/>
        <w:tab/>
      </w:r>
    </w:p>
    <w:p w:rsidR="00000000" w:rsidDel="00000000" w:rsidP="00000000" w:rsidRDefault="00000000" w:rsidRPr="00000000" w14:paraId="00000261">
      <w:pPr>
        <w:ind w:left="3400" w:hanging="3400"/>
        <w:rPr/>
      </w:pPr>
      <w:r w:rsidDel="00000000" w:rsidR="00000000" w:rsidRPr="00000000">
        <w:rPr>
          <w:b w:val="1"/>
          <w:sz w:val="22"/>
          <w:szCs w:val="22"/>
          <w:rtl w:val="0"/>
        </w:rPr>
        <w:t xml:space="preserve">Geographic Description:</w:t>
        <w:tab/>
      </w:r>
      <w:r w:rsidDel="00000000" w:rsidR="00000000" w:rsidRPr="00000000">
        <w:rPr>
          <w:rtl w:val="0"/>
        </w:rPr>
        <w:t xml:space="preserve">The geographic boundaries of warning polygons are determined by meteorological events for a given time period; however, the warnings are only provided over maritime regions. </w:t>
      </w:r>
      <w:r w:rsidDel="00000000" w:rsidR="00000000" w:rsidRPr="00000000">
        <w:rPr>
          <w:b w:val="1"/>
          <w:sz w:val="22"/>
          <w:szCs w:val="22"/>
          <w:rtl w:val="0"/>
        </w:rPr>
        <w:tab/>
      </w:r>
      <w:r w:rsidDel="00000000" w:rsidR="00000000" w:rsidRPr="00000000">
        <w:rPr>
          <w:rtl w:val="0"/>
        </w:rPr>
      </w:r>
    </w:p>
    <w:p w:rsidR="00000000" w:rsidDel="00000000" w:rsidP="00000000" w:rsidRDefault="00000000" w:rsidRPr="00000000" w14:paraId="00000262">
      <w:pPr>
        <w:ind w:left="3400" w:hanging="3400"/>
        <w:rPr/>
      </w:pPr>
      <w:r w:rsidDel="00000000" w:rsidR="00000000" w:rsidRPr="00000000">
        <w:rPr>
          <w:b w:val="1"/>
          <w:sz w:val="22"/>
          <w:szCs w:val="22"/>
          <w:rtl w:val="0"/>
        </w:rPr>
        <w:t xml:space="preserve">Spatial Resolution:</w:t>
        <w:tab/>
      </w:r>
      <w:r w:rsidDel="00000000" w:rsidR="00000000" w:rsidRPr="00000000">
        <w:rPr>
          <w:rtl w:val="0"/>
        </w:rPr>
        <w:t xml:space="preserve">The spatial resolution varies by weather forecasting agency and is largely determined by their forecasting and analysis domain and file size of each data file.</w:t>
      </w:r>
    </w:p>
    <w:p w:rsidR="00000000" w:rsidDel="00000000" w:rsidP="00000000" w:rsidRDefault="00000000" w:rsidRPr="00000000" w14:paraId="00000263">
      <w:pPr>
        <w:ind w:left="3400" w:hanging="3400"/>
        <w:rPr/>
      </w:pPr>
      <w:r w:rsidDel="00000000" w:rsidR="00000000" w:rsidRPr="00000000">
        <w:rPr>
          <w:b w:val="1"/>
          <w:sz w:val="22"/>
          <w:szCs w:val="22"/>
          <w:rtl w:val="0"/>
        </w:rPr>
        <w:t xml:space="preserve">Purpose:</w:t>
        <w:tab/>
      </w:r>
      <w:r w:rsidDel="00000000" w:rsidR="00000000" w:rsidRPr="00000000">
        <w:rPr>
          <w:rtl w:val="0"/>
        </w:rPr>
        <w:t xml:space="preserve">The Marine Weather Warnings dataset is primarily intended to be used in electronic navigation systems as an overlay to an ENC.</w:t>
      </w:r>
    </w:p>
    <w:p w:rsidR="00000000" w:rsidDel="00000000" w:rsidP="00000000" w:rsidRDefault="00000000" w:rsidRPr="00000000" w14:paraId="00000264">
      <w:pPr>
        <w:tabs>
          <w:tab w:val="left" w:leader="none" w:pos="3420"/>
        </w:tabs>
        <w:spacing w:after="0" w:lineRule="auto"/>
        <w:rPr/>
      </w:pPr>
      <w:r w:rsidDel="00000000" w:rsidR="00000000" w:rsidRPr="00000000">
        <w:rPr>
          <w:b w:val="1"/>
          <w:sz w:val="22"/>
          <w:szCs w:val="22"/>
          <w:rtl w:val="0"/>
        </w:rPr>
        <w:t xml:space="preserve">Language:</w:t>
      </w:r>
      <w:r w:rsidDel="00000000" w:rsidR="00000000" w:rsidRPr="00000000">
        <w:rPr>
          <w:sz w:val="18"/>
          <w:szCs w:val="18"/>
          <w:rtl w:val="0"/>
        </w:rPr>
        <w:t xml:space="preserve"> </w:t>
        <w:tab/>
      </w:r>
      <w:r w:rsidDel="00000000" w:rsidR="00000000" w:rsidRPr="00000000">
        <w:rPr>
          <w:rtl w:val="0"/>
        </w:rPr>
        <w:t xml:space="preserve">English (Mandatory)</w:t>
      </w:r>
    </w:p>
    <w:p w:rsidR="00000000" w:rsidDel="00000000" w:rsidP="00000000" w:rsidRDefault="00000000" w:rsidRPr="00000000" w14:paraId="00000265">
      <w:pPr>
        <w:tabs>
          <w:tab w:val="left" w:leader="none" w:pos="3420"/>
        </w:tabs>
        <w:rPr>
          <w:sz w:val="18"/>
          <w:szCs w:val="18"/>
        </w:rPr>
      </w:pPr>
      <w:r w:rsidDel="00000000" w:rsidR="00000000" w:rsidRPr="00000000">
        <w:rPr>
          <w:rtl w:val="0"/>
        </w:rPr>
        <w:tab/>
        <w:t xml:space="preserve">Local languages (optional)</w:t>
      </w:r>
      <w:r w:rsidDel="00000000" w:rsidR="00000000" w:rsidRPr="00000000">
        <w:rPr>
          <w:rtl w:val="0"/>
        </w:rPr>
      </w:r>
    </w:p>
    <w:p w:rsidR="00000000" w:rsidDel="00000000" w:rsidP="00000000" w:rsidRDefault="00000000" w:rsidRPr="00000000" w14:paraId="00000266">
      <w:pPr>
        <w:tabs>
          <w:tab w:val="left" w:leader="none" w:pos="3420"/>
        </w:tabs>
        <w:spacing w:after="0" w:line="276" w:lineRule="auto"/>
        <w:rPr/>
      </w:pPr>
      <w:r w:rsidDel="00000000" w:rsidR="00000000" w:rsidRPr="00000000">
        <w:rPr>
          <w:b w:val="1"/>
          <w:sz w:val="22"/>
          <w:szCs w:val="22"/>
          <w:rtl w:val="0"/>
        </w:rPr>
        <w:t xml:space="preserve">Classification:</w:t>
      </w:r>
      <w:r w:rsidDel="00000000" w:rsidR="00000000" w:rsidRPr="00000000">
        <w:rPr>
          <w:sz w:val="18"/>
          <w:szCs w:val="18"/>
          <w:rtl w:val="0"/>
        </w:rPr>
        <w:t xml:space="preserve"> </w:t>
        <w:tab/>
      </w:r>
      <w:r w:rsidDel="00000000" w:rsidR="00000000" w:rsidRPr="00000000">
        <w:rPr>
          <w:rtl w:val="0"/>
        </w:rPr>
        <w:t xml:space="preserve">Data can be classified as one of the following:</w:t>
      </w:r>
    </w:p>
    <w:p w:rsidR="00000000" w:rsidDel="00000000" w:rsidP="00000000" w:rsidRDefault="00000000" w:rsidRPr="00000000" w14:paraId="00000267">
      <w:pPr>
        <w:spacing w:after="0" w:line="276" w:lineRule="auto"/>
        <w:ind w:left="3400" w:firstLine="340"/>
        <w:rPr/>
      </w:pPr>
      <w:r w:rsidDel="00000000" w:rsidR="00000000" w:rsidRPr="00000000">
        <w:rPr>
          <w:rtl w:val="0"/>
        </w:rPr>
        <w:t xml:space="preserve">1) </w:t>
      </w:r>
      <w:r w:rsidDel="00000000" w:rsidR="00000000" w:rsidRPr="00000000">
        <w:rPr>
          <w:rtl w:val="0"/>
        </w:rPr>
        <w:t xml:space="preserve">Unclassified;</w:t>
      </w:r>
      <w:r w:rsidDel="00000000" w:rsidR="00000000" w:rsidRPr="00000000">
        <w:rPr>
          <w:rtl w:val="0"/>
        </w:rPr>
      </w:r>
    </w:p>
    <w:p w:rsidR="00000000" w:rsidDel="00000000" w:rsidP="00000000" w:rsidRDefault="00000000" w:rsidRPr="00000000" w14:paraId="00000268">
      <w:pPr>
        <w:spacing w:after="0" w:line="276" w:lineRule="auto"/>
        <w:ind w:left="3400" w:firstLine="340"/>
        <w:rPr/>
      </w:pPr>
      <w:r w:rsidDel="00000000" w:rsidR="00000000" w:rsidRPr="00000000">
        <w:rPr>
          <w:rtl w:val="0"/>
        </w:rPr>
      </w:r>
    </w:p>
    <w:p w:rsidR="00000000" w:rsidDel="00000000" w:rsidP="00000000" w:rsidRDefault="00000000" w:rsidRPr="00000000" w14:paraId="00000269">
      <w:pPr>
        <w:spacing w:after="0" w:line="240" w:lineRule="auto"/>
        <w:ind w:left="3400" w:firstLine="0"/>
        <w:rPr>
          <w:color w:val="ff0000"/>
          <w:sz w:val="18"/>
          <w:szCs w:val="18"/>
          <w:highlight w:val="yellow"/>
        </w:rPr>
      </w:pPr>
      <w:r w:rsidDel="00000000" w:rsidR="00000000" w:rsidRPr="00000000">
        <w:rPr>
          <w:rtl w:val="0"/>
        </w:rPr>
      </w:r>
    </w:p>
    <w:p w:rsidR="00000000" w:rsidDel="00000000" w:rsidP="00000000" w:rsidRDefault="00000000" w:rsidRPr="00000000" w14:paraId="0000026A">
      <w:pPr>
        <w:tabs>
          <w:tab w:val="left" w:leader="none" w:pos="3420"/>
        </w:tabs>
        <w:rPr/>
      </w:pPr>
      <w:r w:rsidDel="00000000" w:rsidR="00000000" w:rsidRPr="00000000">
        <w:rPr>
          <w:b w:val="1"/>
          <w:sz w:val="22"/>
          <w:szCs w:val="22"/>
          <w:rtl w:val="0"/>
        </w:rPr>
        <w:t xml:space="preserve">Spatial Representation Type:</w:t>
      </w:r>
      <w:r w:rsidDel="00000000" w:rsidR="00000000" w:rsidRPr="00000000">
        <w:rPr>
          <w:rtl w:val="0"/>
        </w:rPr>
        <w:t xml:space="preserve"> </w:t>
        <w:tab/>
        <w:t xml:space="preserve">Vector</w:t>
      </w:r>
    </w:p>
    <w:p w:rsidR="00000000" w:rsidDel="00000000" w:rsidP="00000000" w:rsidRDefault="00000000" w:rsidRPr="00000000" w14:paraId="0000026B">
      <w:pPr>
        <w:tabs>
          <w:tab w:val="left" w:leader="none" w:pos="3420"/>
        </w:tabs>
        <w:rPr>
          <w:sz w:val="18"/>
          <w:szCs w:val="18"/>
        </w:rPr>
      </w:pPr>
      <w:r w:rsidDel="00000000" w:rsidR="00000000" w:rsidRPr="00000000">
        <w:rPr>
          <w:b w:val="1"/>
          <w:sz w:val="22"/>
          <w:szCs w:val="22"/>
          <w:rtl w:val="0"/>
        </w:rPr>
        <w:t xml:space="preserve">Point of Contact:</w:t>
      </w:r>
      <w:r w:rsidDel="00000000" w:rsidR="00000000" w:rsidRPr="00000000">
        <w:rPr>
          <w:rtl w:val="0"/>
        </w:rPr>
        <w:t xml:space="preserve"> </w:t>
        <w:tab/>
        <w:t xml:space="preserve">Producing Agency</w:t>
      </w:r>
      <w:r w:rsidDel="00000000" w:rsidR="00000000" w:rsidRPr="00000000">
        <w:rPr>
          <w:rtl w:val="0"/>
        </w:rPr>
      </w:r>
    </w:p>
    <w:p w:rsidR="00000000" w:rsidDel="00000000" w:rsidP="00000000" w:rsidRDefault="00000000" w:rsidRPr="00000000" w14:paraId="0000026C">
      <w:pPr>
        <w:ind w:left="3400" w:hanging="3400"/>
        <w:rPr>
          <w:b w:val="1"/>
          <w:sz w:val="24"/>
          <w:szCs w:val="24"/>
        </w:rPr>
      </w:pPr>
      <w:r w:rsidDel="00000000" w:rsidR="00000000" w:rsidRPr="00000000">
        <w:rPr>
          <w:b w:val="1"/>
          <w:sz w:val="22"/>
          <w:szCs w:val="22"/>
          <w:rtl w:val="0"/>
        </w:rPr>
        <w:t xml:space="preserve">Use Limitation:</w:t>
      </w:r>
      <w:r w:rsidDel="00000000" w:rsidR="00000000" w:rsidRPr="00000000">
        <w:rPr>
          <w:sz w:val="18"/>
          <w:szCs w:val="18"/>
          <w:rtl w:val="0"/>
        </w:rPr>
        <w:t xml:space="preserve"> </w:t>
        <w:tab/>
      </w:r>
      <w:r w:rsidDel="00000000" w:rsidR="00000000" w:rsidRPr="00000000">
        <w:rPr>
          <w:rtl w:val="0"/>
        </w:rPr>
        <w:t xml:space="preserve">An S-412 dataset is not intended to be used for land-based or aviation weather forecasting purposes. </w:t>
      </w:r>
      <w:r w:rsidDel="00000000" w:rsidR="00000000" w:rsidRPr="00000000">
        <w:rPr>
          <w:rtl w:val="0"/>
        </w:rPr>
      </w:r>
    </w:p>
    <w:p w:rsidR="00000000" w:rsidDel="00000000" w:rsidP="00000000" w:rsidRDefault="00000000" w:rsidRPr="00000000" w14:paraId="0000026D">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kkfbhodkh8kn" w:id="24"/>
      <w:bookmarkEnd w:id="24"/>
      <w:r w:rsidDel="00000000" w:rsidR="00000000" w:rsidRPr="00000000">
        <w:rPr>
          <w:rtl w:val="0"/>
        </w:rPr>
        <w:t xml:space="preserve">Data Content and Structure</w:t>
      </w:r>
    </w:p>
    <w:p w:rsidR="00000000" w:rsidDel="00000000" w:rsidP="00000000" w:rsidRDefault="00000000" w:rsidRPr="00000000" w14:paraId="0000026E">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i7ojhp" w:id="25"/>
      <w:bookmarkEnd w:id="25"/>
      <w:r w:rsidDel="00000000" w:rsidR="00000000" w:rsidRPr="00000000">
        <w:rPr>
          <w:rtl w:val="0"/>
        </w:rPr>
        <w:t xml:space="preserve">Introduction</w:t>
      </w:r>
    </w:p>
    <w:p w:rsidR="00000000" w:rsidDel="00000000" w:rsidP="00000000" w:rsidRDefault="00000000" w:rsidRPr="00000000" w14:paraId="0000026F">
      <w:pPr>
        <w:rPr/>
      </w:pPr>
      <w:r w:rsidDel="00000000" w:rsidR="00000000" w:rsidRPr="00000000">
        <w:rPr>
          <w:rtl w:val="0"/>
        </w:rPr>
        <w:t xml:space="preserve">This section describes the application schema, which is described in Unified Modelling Language (UML); the feature catalogue, dataset types; dataset loading and unloading; and geometry.</w:t>
      </w:r>
    </w:p>
    <w:p w:rsidR="00000000" w:rsidDel="00000000" w:rsidP="00000000" w:rsidRDefault="00000000" w:rsidRPr="00000000" w14:paraId="00000270">
      <w:pPr>
        <w:rPr/>
      </w:pPr>
      <w:r w:rsidDel="00000000" w:rsidR="00000000" w:rsidRPr="00000000">
        <w:rPr>
          <w:rtl w:val="0"/>
        </w:rPr>
        <w:t xml:space="preserve">The Marine Weather Warnings Overlay is a feature-based product that contains meteorological and oceanographic datasets, are represented in graphical form as vectors. The content information is described in terms of a general feature model and a feature catalogue.</w:t>
      </w:r>
    </w:p>
    <w:p w:rsidR="00000000" w:rsidDel="00000000" w:rsidP="00000000" w:rsidRDefault="00000000" w:rsidRPr="00000000" w14:paraId="00000271">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xcytpi" w:id="26"/>
      <w:bookmarkEnd w:id="26"/>
      <w:r w:rsidDel="00000000" w:rsidR="00000000" w:rsidRPr="00000000">
        <w:rPr>
          <w:rtl w:val="0"/>
        </w:rPr>
        <w:t xml:space="preserve">Application Schema</w:t>
      </w:r>
    </w:p>
    <w:p w:rsidR="00000000" w:rsidDel="00000000" w:rsidP="00000000" w:rsidRDefault="00000000" w:rsidRPr="00000000" w14:paraId="00000272">
      <w:pPr>
        <w:rPr/>
      </w:pPr>
      <w:r w:rsidDel="00000000" w:rsidR="00000000" w:rsidRPr="00000000">
        <w:rPr>
          <w:rtl w:val="0"/>
        </w:rPr>
        <w:t xml:space="preserve">S-412 conforms to the General Feature Model (GFM) outlined in S-100 Part 3 and is realised in Figure 1. The GFM is the conceptual model for feature and information types.</w:t>
      </w:r>
      <w:r w:rsidDel="00000000" w:rsidR="00000000" w:rsidRPr="00000000">
        <w:drawing>
          <wp:anchor allowOverlap="1" behindDoc="0" distB="114300" distT="114300" distL="114300" distR="114300" hidden="0" layoutInCell="1" locked="0" relativeHeight="0" simplePos="0">
            <wp:simplePos x="0" y="0"/>
            <wp:positionH relativeFrom="column">
              <wp:posOffset>-312206</wp:posOffset>
            </wp:positionH>
            <wp:positionV relativeFrom="paragraph">
              <wp:posOffset>527050</wp:posOffset>
            </wp:positionV>
            <wp:extent cx="6593279" cy="2639484"/>
            <wp:effectExtent b="0" l="0" r="0" t="0"/>
            <wp:wrapSquare wrapText="bothSides" distB="114300" distT="114300" distL="114300" distR="114300"/>
            <wp:docPr id="1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593279" cy="2639484"/>
                    </a:xfrm>
                    <a:prstGeom prst="rect"/>
                    <a:ln/>
                  </pic:spPr>
                </pic:pic>
              </a:graphicData>
            </a:graphic>
          </wp:anchor>
        </w:drawing>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S-412 </w:t>
      </w:r>
      <w:r w:rsidDel="00000000" w:rsidR="00000000" w:rsidRPr="00000000">
        <w:rPr>
          <w:rtl w:val="0"/>
        </w:rPr>
        <w:t xml:space="preserve">realisation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the S-100 GFM</w:t>
      </w: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t xml:space="preserve">The complete application schema is expressed in UML and is provided in </w:t>
      </w:r>
      <w:r w:rsidDel="00000000" w:rsidR="00000000" w:rsidRPr="00000000">
        <w:rPr>
          <w:rtl w:val="0"/>
        </w:rPr>
        <w:t xml:space="preserve">Annex A</w:t>
      </w:r>
      <w:r w:rsidDel="00000000" w:rsidR="00000000" w:rsidRPr="00000000">
        <w:rPr>
          <w:rtl w:val="0"/>
        </w:rPr>
        <w:t xml:space="preserve">.  </w:t>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The data model consists of seven classes, where six are feature types and one is an information type. The feature types included are WeatherWarning, ThunderstormWarning, WindWarning, IceAccretionWarning, SignificantWaveHeightWarning, and RestrictedVisibilityWarning. These feature types are derived from the S-100_GF_FeatureType metaclass. </w:t>
      </w:r>
      <w:r w:rsidDel="00000000" w:rsidR="00000000" w:rsidRPr="00000000">
        <w:rPr>
          <w:rtl w:val="0"/>
        </w:rPr>
        <w:t xml:space="preserve">Feature and information type descriptions can be found in Annex A.</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S-412 conforms to the General Feature Model (GFM) from S-100 Part 3. This document describes the Application Schema expressed in the UML diagram. This document contains only an overview of the S-412 application schema. The S-412 Application Schema types are realised in the Feature Catalogue. The </w:t>
      </w:r>
      <w:r w:rsidDel="00000000" w:rsidR="00000000" w:rsidRPr="00000000">
        <w:rPr>
          <w:rtl w:val="0"/>
        </w:rPr>
        <w:t xml:space="preserve">Feature Catalogue is included as a separate Annex (Annex D)</w:t>
      </w:r>
      <w:r w:rsidDel="00000000" w:rsidR="00000000" w:rsidRPr="00000000">
        <w:rPr>
          <w:rtl w:val="0"/>
        </w:rPr>
        <w:t xml:space="preserve">, and provides a full specification of all types including feature and information types, their attributes, allowed values, and the relationships between types in the data product.</w:t>
      </w:r>
    </w:p>
    <w:p w:rsidR="00000000" w:rsidDel="00000000" w:rsidP="00000000" w:rsidRDefault="00000000" w:rsidRPr="00000000" w14:paraId="0000027B">
      <w:pPr>
        <w:rPr/>
      </w:pPr>
      <w:r w:rsidDel="00000000" w:rsidR="00000000" w:rsidRPr="00000000">
        <w:rPr>
          <w:rtl w:val="0"/>
        </w:rPr>
        <w:t xml:space="preserve">The following conventions are used in the UML diagrams depicting the application schema:</w:t>
      </w:r>
    </w:p>
    <w:p w:rsidR="00000000" w:rsidDel="00000000" w:rsidP="00000000" w:rsidRDefault="00000000" w:rsidRPr="00000000" w14:paraId="0000027C">
      <w:pPr>
        <w:numPr>
          <w:ilvl w:val="0"/>
          <w:numId w:val="16"/>
        </w:numPr>
        <w:spacing w:after="0" w:lineRule="auto"/>
        <w:ind w:left="720" w:hanging="360"/>
        <w:rPr>
          <w:u w:val="none"/>
        </w:rPr>
      </w:pPr>
      <w:r w:rsidDel="00000000" w:rsidR="00000000" w:rsidRPr="00000000">
        <w:rPr>
          <w:rtl w:val="0"/>
        </w:rPr>
        <w:t xml:space="preserve">Standard UML conventions for classes, associations, inheritance, roles, and multiplicities apply. These conventions are described in Part 1 of S-100.</w:t>
      </w:r>
      <w:r w:rsidDel="00000000" w:rsidR="00000000" w:rsidRPr="00000000">
        <w:rPr>
          <w:rtl w:val="0"/>
        </w:rPr>
      </w:r>
    </w:p>
    <w:p w:rsidR="00000000" w:rsidDel="00000000" w:rsidP="00000000" w:rsidRDefault="00000000" w:rsidRPr="00000000" w14:paraId="0000027D">
      <w:pPr>
        <w:numPr>
          <w:ilvl w:val="0"/>
          <w:numId w:val="16"/>
        </w:numPr>
        <w:spacing w:after="0" w:lineRule="auto"/>
        <w:ind w:left="720" w:hanging="360"/>
        <w:rPr>
          <w:u w:val="none"/>
        </w:rPr>
      </w:pPr>
      <w:r w:rsidDel="00000000" w:rsidR="00000000" w:rsidRPr="00000000">
        <w:rPr>
          <w:rtl w:val="0"/>
        </w:rPr>
        <w:t xml:space="preserve">Italic font for a class name indicates an Abstract Class.</w:t>
      </w:r>
      <w:r w:rsidDel="00000000" w:rsidR="00000000" w:rsidRPr="00000000">
        <w:rPr>
          <w:rtl w:val="0"/>
        </w:rPr>
      </w:r>
    </w:p>
    <w:p w:rsidR="00000000" w:rsidDel="00000000" w:rsidP="00000000" w:rsidRDefault="00000000" w:rsidRPr="00000000" w14:paraId="0000027E">
      <w:pPr>
        <w:numPr>
          <w:ilvl w:val="0"/>
          <w:numId w:val="16"/>
        </w:numPr>
        <w:spacing w:after="0" w:lineRule="auto"/>
        <w:ind w:left="720" w:hanging="360"/>
        <w:rPr>
          <w:u w:val="none"/>
        </w:rPr>
      </w:pPr>
      <w:r w:rsidDel="00000000" w:rsidR="00000000" w:rsidRPr="00000000">
        <w:rPr>
          <w:rtl w:val="0"/>
        </w:rPr>
        <w:t xml:space="preserve">Abstract Feature Classes are depicted with a blue background.</w:t>
      </w:r>
      <w:r w:rsidDel="00000000" w:rsidR="00000000" w:rsidRPr="00000000">
        <w:rPr>
          <w:rtl w:val="0"/>
        </w:rPr>
      </w:r>
    </w:p>
    <w:p w:rsidR="00000000" w:rsidDel="00000000" w:rsidP="00000000" w:rsidRDefault="00000000" w:rsidRPr="00000000" w14:paraId="0000027F">
      <w:pPr>
        <w:numPr>
          <w:ilvl w:val="0"/>
          <w:numId w:val="16"/>
        </w:numPr>
        <w:spacing w:after="0" w:lineRule="auto"/>
        <w:ind w:left="720" w:hanging="360"/>
        <w:rPr>
          <w:u w:val="none"/>
        </w:rPr>
      </w:pPr>
      <w:r w:rsidDel="00000000" w:rsidR="00000000" w:rsidRPr="00000000">
        <w:rPr>
          <w:rtl w:val="0"/>
        </w:rPr>
        <w:t xml:space="preserve">Ordinary (non-abstract) feature classes are depicted with a green background.</w:t>
      </w:r>
      <w:r w:rsidDel="00000000" w:rsidR="00000000" w:rsidRPr="00000000">
        <w:rPr>
          <w:rtl w:val="0"/>
        </w:rPr>
      </w:r>
    </w:p>
    <w:p w:rsidR="00000000" w:rsidDel="00000000" w:rsidP="00000000" w:rsidRDefault="00000000" w:rsidRPr="00000000" w14:paraId="00000280">
      <w:pPr>
        <w:numPr>
          <w:ilvl w:val="0"/>
          <w:numId w:val="16"/>
        </w:numPr>
        <w:spacing w:after="0" w:lineRule="auto"/>
        <w:ind w:left="720" w:hanging="360"/>
        <w:rPr>
          <w:u w:val="none"/>
        </w:rPr>
      </w:pPr>
      <w:r w:rsidDel="00000000" w:rsidR="00000000" w:rsidRPr="00000000">
        <w:rPr>
          <w:rtl w:val="0"/>
        </w:rPr>
        <w:t xml:space="preserve">Information type classes are depicted with a grey background. There are no abstract information type classes in S-412.</w:t>
      </w:r>
      <w:r w:rsidDel="00000000" w:rsidR="00000000" w:rsidRPr="00000000">
        <w:rPr>
          <w:rtl w:val="0"/>
        </w:rPr>
      </w:r>
    </w:p>
    <w:p w:rsidR="00000000" w:rsidDel="00000000" w:rsidP="00000000" w:rsidRDefault="00000000" w:rsidRPr="00000000" w14:paraId="00000281">
      <w:pPr>
        <w:numPr>
          <w:ilvl w:val="0"/>
          <w:numId w:val="16"/>
        </w:numPr>
        <w:spacing w:after="0" w:lineRule="auto"/>
        <w:ind w:left="720" w:hanging="360"/>
        <w:rPr>
          <w:u w:val="none"/>
        </w:rPr>
      </w:pPr>
      <w:r w:rsidDel="00000000" w:rsidR="00000000" w:rsidRPr="00000000">
        <w:rPr>
          <w:rtl w:val="0"/>
        </w:rPr>
        <w:t xml:space="preserve">Association Classes are depicted with a white background. </w:t>
      </w:r>
      <w:r w:rsidDel="00000000" w:rsidR="00000000" w:rsidRPr="00000000">
        <w:rPr>
          <w:rtl w:val="0"/>
        </w:rPr>
      </w:r>
    </w:p>
    <w:p w:rsidR="00000000" w:rsidDel="00000000" w:rsidP="00000000" w:rsidRDefault="00000000" w:rsidRPr="00000000" w14:paraId="00000282">
      <w:pPr>
        <w:numPr>
          <w:ilvl w:val="0"/>
          <w:numId w:val="16"/>
        </w:numPr>
        <w:spacing w:after="0" w:lineRule="auto"/>
        <w:ind w:left="720" w:hanging="360"/>
        <w:rPr>
          <w:u w:val="none"/>
        </w:rPr>
      </w:pPr>
      <w:r w:rsidDel="00000000" w:rsidR="00000000" w:rsidRPr="00000000">
        <w:rPr>
          <w:rtl w:val="0"/>
        </w:rPr>
        <w:t xml:space="preserve">Complex attributes are depicted with a salmon background.</w:t>
      </w:r>
      <w:r w:rsidDel="00000000" w:rsidR="00000000" w:rsidRPr="00000000">
        <w:rPr>
          <w:rtl w:val="0"/>
        </w:rPr>
      </w:r>
    </w:p>
    <w:p w:rsidR="00000000" w:rsidDel="00000000" w:rsidP="00000000" w:rsidRDefault="00000000" w:rsidRPr="00000000" w14:paraId="00000283">
      <w:pPr>
        <w:numPr>
          <w:ilvl w:val="0"/>
          <w:numId w:val="16"/>
        </w:numPr>
        <w:spacing w:after="0" w:lineRule="auto"/>
        <w:ind w:left="720" w:hanging="360"/>
        <w:rPr>
          <w:u w:val="none"/>
        </w:rPr>
      </w:pPr>
      <w:r w:rsidDel="00000000" w:rsidR="00000000" w:rsidRPr="00000000">
        <w:rPr>
          <w:rtl w:val="0"/>
        </w:rPr>
        <w:t xml:space="preserve">Simple attributes use a purple background.</w:t>
      </w:r>
      <w:r w:rsidDel="00000000" w:rsidR="00000000" w:rsidRPr="00000000">
        <w:rPr>
          <w:rtl w:val="0"/>
        </w:rPr>
      </w:r>
    </w:p>
    <w:p w:rsidR="00000000" w:rsidDel="00000000" w:rsidP="00000000" w:rsidRDefault="00000000" w:rsidRPr="00000000" w14:paraId="00000284">
      <w:pPr>
        <w:numPr>
          <w:ilvl w:val="0"/>
          <w:numId w:val="16"/>
        </w:numPr>
        <w:spacing w:after="0" w:lineRule="auto"/>
        <w:ind w:left="720" w:hanging="360"/>
        <w:rPr>
          <w:u w:val="none"/>
        </w:rPr>
      </w:pPr>
      <w:r w:rsidDel="00000000" w:rsidR="00000000" w:rsidRPr="00000000">
        <w:rPr>
          <w:rtl w:val="0"/>
        </w:rPr>
        <w:t xml:space="preserve">Enumeration lists are depicted with a yellow background. The numeric code corresponding to each listed value is shown to its right following an ‘=’ sign.</w:t>
      </w:r>
      <w:r w:rsidDel="00000000" w:rsidR="00000000" w:rsidRPr="00000000">
        <w:rPr>
          <w:rtl w:val="0"/>
        </w:rPr>
      </w:r>
    </w:p>
    <w:p w:rsidR="00000000" w:rsidDel="00000000" w:rsidP="00000000" w:rsidRDefault="00000000" w:rsidRPr="00000000" w14:paraId="00000285">
      <w:pPr>
        <w:numPr>
          <w:ilvl w:val="0"/>
          <w:numId w:val="16"/>
        </w:numPr>
        <w:spacing w:after="0" w:lineRule="auto"/>
        <w:ind w:left="720" w:hanging="360"/>
        <w:rPr>
          <w:u w:val="none"/>
        </w:rPr>
      </w:pPr>
      <w:r w:rsidDel="00000000" w:rsidR="00000000" w:rsidRPr="00000000">
        <w:rPr>
          <w:rtl w:val="0"/>
        </w:rPr>
        <w:t xml:space="preserve">Codelists are depicted with an orange background.</w:t>
      </w:r>
      <w:r w:rsidDel="00000000" w:rsidR="00000000" w:rsidRPr="00000000">
        <w:rPr>
          <w:rtl w:val="0"/>
        </w:rPr>
      </w:r>
    </w:p>
    <w:p w:rsidR="00000000" w:rsidDel="00000000" w:rsidP="00000000" w:rsidRDefault="00000000" w:rsidRPr="00000000" w14:paraId="00000286">
      <w:pPr>
        <w:numPr>
          <w:ilvl w:val="0"/>
          <w:numId w:val="16"/>
        </w:numPr>
        <w:spacing w:after="0" w:lineRule="auto"/>
        <w:ind w:left="720" w:hanging="360"/>
        <w:rPr>
          <w:u w:val="none"/>
        </w:rPr>
      </w:pPr>
      <w:r w:rsidDel="00000000" w:rsidR="00000000" w:rsidRPr="00000000">
        <w:rPr>
          <w:rtl w:val="0"/>
        </w:rPr>
        <w:t xml:space="preserve">No significance is attached to the colour of associations. (Complex diagrams may use different colours to distinguish associations that cross one another.)</w:t>
      </w:r>
      <w:r w:rsidDel="00000000" w:rsidR="00000000" w:rsidRPr="00000000">
        <w:rPr>
          <w:rtl w:val="0"/>
        </w:rPr>
      </w:r>
    </w:p>
    <w:p w:rsidR="00000000" w:rsidDel="00000000" w:rsidP="00000000" w:rsidRDefault="00000000" w:rsidRPr="00000000" w14:paraId="00000287">
      <w:pPr>
        <w:numPr>
          <w:ilvl w:val="0"/>
          <w:numId w:val="16"/>
        </w:numPr>
        <w:spacing w:after="0" w:lineRule="auto"/>
        <w:ind w:left="720" w:hanging="360"/>
        <w:rPr>
          <w:u w:val="none"/>
        </w:rPr>
      </w:pPr>
      <w:r w:rsidDel="00000000" w:rsidR="00000000" w:rsidRPr="00000000">
        <w:rPr>
          <w:rtl w:val="0"/>
        </w:rPr>
        <w:t xml:space="preserve">Where the association role or name is not explicitly shown, the default rules for the roles and names apply:</w:t>
      </w:r>
      <w:r w:rsidDel="00000000" w:rsidR="00000000" w:rsidRPr="00000000">
        <w:rPr>
          <w:rtl w:val="0"/>
        </w:rPr>
      </w:r>
    </w:p>
    <w:p w:rsidR="00000000" w:rsidDel="00000000" w:rsidP="00000000" w:rsidRDefault="00000000" w:rsidRPr="00000000" w14:paraId="00000288">
      <w:pPr>
        <w:numPr>
          <w:ilvl w:val="1"/>
          <w:numId w:val="16"/>
        </w:numPr>
        <w:spacing w:after="0" w:lineRule="auto"/>
        <w:ind w:left="1440" w:hanging="360"/>
        <w:rPr>
          <w:u w:val="none"/>
        </w:rPr>
      </w:pPr>
      <w:r w:rsidDel="00000000" w:rsidR="00000000" w:rsidRPr="00000000">
        <w:rPr>
          <w:rtl w:val="0"/>
        </w:rPr>
        <w:t xml:space="preserve">The role name is ‘the&lt;CLASSNAME&gt;’ where &lt;CLASSNAME&gt; is the name of the class to which that association end is linked.</w:t>
      </w:r>
      <w:r w:rsidDel="00000000" w:rsidR="00000000" w:rsidRPr="00000000">
        <w:rPr>
          <w:rtl w:val="0"/>
        </w:rPr>
      </w:r>
    </w:p>
    <w:p w:rsidR="00000000" w:rsidDel="00000000" w:rsidP="00000000" w:rsidRDefault="00000000" w:rsidRPr="00000000" w14:paraId="00000289">
      <w:pPr>
        <w:numPr>
          <w:ilvl w:val="1"/>
          <w:numId w:val="16"/>
        </w:numPr>
        <w:spacing w:line="240" w:lineRule="auto"/>
        <w:ind w:left="1440" w:hanging="360"/>
        <w:rPr>
          <w:u w:val="none"/>
        </w:rPr>
      </w:pPr>
      <w:r w:rsidDel="00000000" w:rsidR="00000000" w:rsidRPr="00000000">
        <w:rPr>
          <w:rtl w:val="0"/>
        </w:rPr>
        <w:t xml:space="preserve">The association name is ‘&lt;CLASSNAME1&gt;_&lt;CLASSNAME2&gt;’ where &lt;CLASSNAME1&gt; is the source and &lt;CLASSNAME2&gt; the target. In the case of a feature/information association, the feature is the source. For feature/feature or information/information associations without explicit names, the source/target are indicated by an arrowhead.</w:t>
      </w:r>
      <w:r w:rsidDel="00000000" w:rsidR="00000000" w:rsidRPr="00000000">
        <w:rPr>
          <w:rtl w:val="0"/>
        </w:rPr>
      </w:r>
    </w:p>
    <w:p w:rsidR="00000000" w:rsidDel="00000000" w:rsidP="00000000" w:rsidRDefault="00000000" w:rsidRPr="00000000" w14:paraId="0000028A">
      <w:pPr>
        <w:numPr>
          <w:ilvl w:val="0"/>
          <w:numId w:val="16"/>
        </w:numPr>
        <w:spacing w:line="240" w:lineRule="auto"/>
        <w:ind w:left="720" w:hanging="360"/>
        <w:rPr>
          <w:u w:val="none"/>
        </w:rPr>
      </w:pPr>
      <w:r w:rsidDel="00000000" w:rsidR="00000000" w:rsidRPr="00000000">
        <w:rPr>
          <w:rtl w:val="0"/>
        </w:rPr>
        <w:t xml:space="preserve">Subclasses inherit the attributes and associations of their superclasses at all levels, unless such inheritance is explicitly overridden in the subclass.</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ci93xb" w:id="27"/>
      <w:bookmarkEnd w:id="27"/>
      <w:r w:rsidDel="00000000" w:rsidR="00000000" w:rsidRPr="00000000">
        <w:rPr>
          <w:rtl w:val="0"/>
        </w:rPr>
        <w:t xml:space="preserve">Feature Catalogue </w:t>
      </w:r>
    </w:p>
    <w:p w:rsidR="00000000" w:rsidDel="00000000" w:rsidP="00000000" w:rsidRDefault="00000000" w:rsidRPr="00000000" w14:paraId="0000028D">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3whwml4" w:id="28"/>
      <w:bookmarkEnd w:id="28"/>
      <w:r w:rsidDel="00000000" w:rsidR="00000000" w:rsidRPr="00000000">
        <w:rPr>
          <w:rtl w:val="0"/>
        </w:rPr>
        <w:t xml:space="preserve">Introduction</w:t>
      </w:r>
    </w:p>
    <w:p w:rsidR="00000000" w:rsidDel="00000000" w:rsidP="00000000" w:rsidRDefault="00000000" w:rsidRPr="00000000" w14:paraId="0000028E">
      <w:pPr>
        <w:rPr/>
      </w:pPr>
      <w:r w:rsidDel="00000000" w:rsidR="00000000" w:rsidRPr="00000000">
        <w:rPr>
          <w:rtl w:val="0"/>
        </w:rPr>
        <w:t xml:space="preserve">The S-412 Feature Catalogue describes real-world meteorological and oceanographic concepts in one or more sets of geographic data as feature types, information types, attributes, attribute values, associations and roles. These are bound together in the Feature Catalogue, which is provided in XML format in Annex C.</w:t>
      </w:r>
    </w:p>
    <w:p w:rsidR="00000000" w:rsidDel="00000000" w:rsidP="00000000" w:rsidRDefault="00000000" w:rsidRPr="00000000" w14:paraId="0000028F">
      <w:pPr>
        <w:rPr/>
      </w:pPr>
      <w:r w:rsidDel="00000000" w:rsidR="00000000" w:rsidRPr="00000000">
        <w:rPr>
          <w:rtl w:val="0"/>
        </w:rPr>
        <w:t xml:space="preserve">Definitions of each feature type, information type, attribute, including enumerated value definitions, and associations are provided in the Data Classification and Encoding Guide (Annex A) and represent concepts that may be modelled in an S-412 data set. These definitions are drawn from a feature concept dictionary managed by the IHO through execution of the IHO Geospatial Information Registry. </w:t>
      </w:r>
    </w:p>
    <w:p w:rsidR="00000000" w:rsidDel="00000000" w:rsidP="00000000" w:rsidRDefault="00000000" w:rsidRPr="00000000" w14:paraId="00000290">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2bn6wsx" w:id="29"/>
      <w:bookmarkEnd w:id="29"/>
      <w:r w:rsidDel="00000000" w:rsidR="00000000" w:rsidRPr="00000000">
        <w:rPr>
          <w:rtl w:val="0"/>
        </w:rPr>
        <w:t xml:space="preserve">Feature Types </w:t>
      </w:r>
    </w:p>
    <w:p w:rsidR="00000000" w:rsidDel="00000000" w:rsidP="00000000" w:rsidRDefault="00000000" w:rsidRPr="00000000" w14:paraId="00000291">
      <w:pPr>
        <w:rPr/>
      </w:pPr>
      <w:r w:rsidDel="00000000" w:rsidR="00000000" w:rsidRPr="00000000">
        <w:rPr>
          <w:rtl w:val="0"/>
        </w:rPr>
        <w:t xml:space="preserve">Feature types are the basic level of classification in the Feature Catalogue, and are used in S-412 to represent warnings of atmospheric and oceanographic phenomena.</w:t>
      </w:r>
    </w:p>
    <w:p w:rsidR="00000000" w:rsidDel="00000000" w:rsidP="00000000" w:rsidRDefault="00000000" w:rsidRPr="00000000" w14:paraId="00000292">
      <w:pPr>
        <w:rPr/>
      </w:pPr>
      <w:r w:rsidDel="00000000" w:rsidR="00000000" w:rsidRPr="00000000">
        <w:rPr>
          <w:rtl w:val="0"/>
        </w:rPr>
        <w:t xml:space="preserve">Geographic (geo) feature types form the principal content in S-412 and are fully defined by their associated attributes and information types. </w:t>
      </w:r>
    </w:p>
    <w:p w:rsidR="00000000" w:rsidDel="00000000" w:rsidP="00000000" w:rsidRDefault="00000000" w:rsidRPr="00000000" w14:paraId="00000293">
      <w:pPr>
        <w:rPr/>
      </w:pPr>
      <w:r w:rsidDel="00000000" w:rsidR="00000000" w:rsidRPr="00000000">
        <w:rPr>
          <w:rtl w:val="0"/>
        </w:rPr>
        <w:t xml:space="preserve">Meta features contain information about other features within a data set. Information defined by meta features override the default metadata values defined by the data set descriptive records.</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Feature types may be associated to other feature types or to information types. </w:t>
      </w:r>
    </w:p>
    <w:p w:rsidR="00000000" w:rsidDel="00000000" w:rsidP="00000000" w:rsidRDefault="00000000" w:rsidRPr="00000000" w14:paraId="00000295">
      <w:pPr>
        <w:rPr/>
      </w:pPr>
      <w:r w:rsidDel="00000000" w:rsidR="00000000" w:rsidRPr="00000000">
        <w:rPr>
          <w:rtl w:val="0"/>
        </w:rPr>
        <w:t xml:space="preserve">The realisation of a Wind Warning concept is provided in Figure 2. In this figure, Wind Warning is represented by a UML diagram. The diagram shows the Wind Warning feature’s inheritance from the abstract Weather Warning feature and its connection to various complex and simple attributes. The windWarningThreshold attribute is used to determine the category and portrayal colour of Wind Warning polygons based on wind speeds. The optional beaufortForce attribute is used to indicate more specific wind speed bins that the feature represents, based on the Beaufort Wind Scale. The dateTimeRange attribute provides the start and end times that are valid for the Wind Warning. The weatherWarningNumber attribute provides an identification number to track warnings issued with each new dataset. The optional weatherWarningMessage attribute provides a short message with added context or information about a Weather Warning.</w:t>
      </w:r>
      <w:r w:rsidDel="00000000" w:rsidR="00000000" w:rsidRPr="00000000">
        <w:drawing>
          <wp:anchor allowOverlap="1" behindDoc="0" distB="114300" distT="114300" distL="114300" distR="114300" hidden="0" layoutInCell="1" locked="0" relativeHeight="0" simplePos="0">
            <wp:simplePos x="0" y="0"/>
            <wp:positionH relativeFrom="column">
              <wp:posOffset>-506410</wp:posOffset>
            </wp:positionH>
            <wp:positionV relativeFrom="paragraph">
              <wp:posOffset>1838325</wp:posOffset>
            </wp:positionV>
            <wp:extent cx="2569265" cy="1790700"/>
            <wp:effectExtent b="0" l="0" r="0" t="0"/>
            <wp:wrapSquare wrapText="bothSides" distB="114300" distT="114300" distL="114300" distR="114300"/>
            <wp:docPr id="12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569265"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1895475</wp:posOffset>
            </wp:positionV>
            <wp:extent cx="2637432" cy="1594332"/>
            <wp:effectExtent b="0" l="0" r="0" t="0"/>
            <wp:wrapNone/>
            <wp:docPr id="12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637432" cy="1594332"/>
                    </a:xfrm>
                    <a:prstGeom prst="rect"/>
                    <a:ln/>
                  </pic:spPr>
                </pic:pic>
              </a:graphicData>
            </a:graphic>
          </wp:anchor>
        </w:drawing>
      </w:r>
    </w:p>
    <w:p w:rsidR="00000000" w:rsidDel="00000000" w:rsidP="00000000" w:rsidRDefault="00000000" w:rsidRPr="00000000" w14:paraId="0000029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5248275</wp:posOffset>
            </wp:positionH>
            <wp:positionV relativeFrom="paragraph">
              <wp:posOffset>63643</wp:posOffset>
            </wp:positionV>
            <wp:extent cx="1344854" cy="2689707"/>
            <wp:effectExtent b="0" l="0" r="0" t="0"/>
            <wp:wrapSquare wrapText="bothSides" distB="0" distT="0" distL="0" distR="0"/>
            <wp:docPr id="1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344854" cy="2689707"/>
                    </a:xfrm>
                    <a:prstGeom prst="rect"/>
                    <a:ln/>
                  </pic:spPr>
                </pic:pic>
              </a:graphicData>
            </a:graphic>
          </wp:anchor>
        </w:drawing>
      </w:r>
    </w:p>
    <w:p w:rsidR="00000000" w:rsidDel="00000000" w:rsidP="00000000" w:rsidRDefault="00000000" w:rsidRPr="00000000" w14:paraId="00000297">
      <w:pPr>
        <w:spacing w:after="120" w:before="120" w:lineRule="auto"/>
        <w:jc w:val="center"/>
        <w:rPr/>
      </w:pPr>
      <w:r w:rsidDel="00000000" w:rsidR="00000000" w:rsidRPr="00000000">
        <w:rPr>
          <w:rtl w:val="0"/>
        </w:rPr>
      </w:r>
    </w:p>
    <w:p w:rsidR="00000000" w:rsidDel="00000000" w:rsidP="00000000" w:rsidRDefault="00000000" w:rsidRPr="00000000" w14:paraId="00000298">
      <w:pPr>
        <w:spacing w:after="120" w:before="12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1950720</wp:posOffset>
            </wp:positionH>
            <wp:positionV relativeFrom="paragraph">
              <wp:posOffset>203835</wp:posOffset>
            </wp:positionV>
            <wp:extent cx="200025" cy="557517"/>
            <wp:effectExtent b="0" l="0" r="0" t="0"/>
            <wp:wrapSquare wrapText="bothSides" distB="114300" distT="114300" distL="114300" distR="114300"/>
            <wp:docPr id="1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rot="16200000">
                      <a:off x="0" y="0"/>
                      <a:ext cx="200025" cy="557517"/>
                    </a:xfrm>
                    <a:prstGeom prst="rect"/>
                    <a:ln/>
                  </pic:spPr>
                </pic:pic>
              </a:graphicData>
            </a:graphic>
          </wp:anchor>
        </w:drawing>
      </w:r>
    </w:p>
    <w:p w:rsidR="00000000" w:rsidDel="00000000" w:rsidP="00000000" w:rsidRDefault="00000000" w:rsidRPr="00000000" w14:paraId="00000299">
      <w:pPr>
        <w:spacing w:after="120" w:before="120" w:lineRule="auto"/>
        <w:jc w:val="center"/>
        <w:rPr/>
      </w:pPr>
      <w:r w:rsidDel="00000000" w:rsidR="00000000" w:rsidRPr="00000000">
        <w:rPr>
          <w:rtl w:val="0"/>
        </w:rPr>
      </w:r>
    </w:p>
    <w:p w:rsidR="00000000" w:rsidDel="00000000" w:rsidP="00000000" w:rsidRDefault="00000000" w:rsidRPr="00000000" w14:paraId="0000029A">
      <w:pPr>
        <w:spacing w:after="120" w:before="120" w:lineRule="auto"/>
        <w:jc w:val="center"/>
        <w:rPr/>
      </w:pPr>
      <w:r w:rsidDel="00000000" w:rsidR="00000000" w:rsidRPr="00000000">
        <w:rPr>
          <w:rtl w:val="0"/>
        </w:rPr>
      </w:r>
    </w:p>
    <w:p w:rsidR="00000000" w:rsidDel="00000000" w:rsidP="00000000" w:rsidRDefault="00000000" w:rsidRPr="00000000" w14:paraId="0000029B">
      <w:pPr>
        <w:spacing w:after="120" w:before="120" w:lineRule="auto"/>
        <w:jc w:val="center"/>
        <w:rPr/>
      </w:pPr>
      <w:r w:rsidDel="00000000" w:rsidR="00000000" w:rsidRPr="00000000">
        <w:rPr>
          <w:rtl w:val="0"/>
        </w:rPr>
      </w:r>
    </w:p>
    <w:p w:rsidR="00000000" w:rsidDel="00000000" w:rsidP="00000000" w:rsidRDefault="00000000" w:rsidRPr="00000000" w14:paraId="0000029C">
      <w:pPr>
        <w:spacing w:after="120" w:before="12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133350</wp:posOffset>
            </wp:positionV>
            <wp:extent cx="1952625" cy="980432"/>
            <wp:effectExtent b="0" l="0" r="0" t="0"/>
            <wp:wrapSquare wrapText="bothSides" distB="114300" distT="114300" distL="114300" distR="114300"/>
            <wp:docPr id="1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952625" cy="980432"/>
                    </a:xfrm>
                    <a:prstGeom prst="rect"/>
                    <a:ln/>
                  </pic:spPr>
                </pic:pic>
              </a:graphicData>
            </a:graphic>
          </wp:anchor>
        </w:drawing>
      </w:r>
    </w:p>
    <w:p w:rsidR="00000000" w:rsidDel="00000000" w:rsidP="00000000" w:rsidRDefault="00000000" w:rsidRPr="00000000" w14:paraId="0000029D">
      <w:pPr>
        <w:spacing w:after="120" w:before="12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-624838</wp:posOffset>
            </wp:positionH>
            <wp:positionV relativeFrom="paragraph">
              <wp:posOffset>121616</wp:posOffset>
            </wp:positionV>
            <wp:extent cx="1836420" cy="1058347"/>
            <wp:effectExtent b="0" l="0" r="0" t="0"/>
            <wp:wrapSquare wrapText="bothSides" distB="114300" distT="114300" distL="114300" distR="114300"/>
            <wp:docPr id="9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836420" cy="10583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152400</wp:posOffset>
            </wp:positionV>
            <wp:extent cx="1869276" cy="911842"/>
            <wp:effectExtent b="0" l="0" r="0" t="0"/>
            <wp:wrapSquare wrapText="bothSides" distB="114300" distT="114300" distL="114300" distR="114300"/>
            <wp:docPr id="9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869276" cy="911842"/>
                    </a:xfrm>
                    <a:prstGeom prst="rect"/>
                    <a:ln/>
                  </pic:spPr>
                </pic:pic>
              </a:graphicData>
            </a:graphic>
          </wp:anchor>
        </w:drawing>
      </w:r>
    </w:p>
    <w:p w:rsidR="00000000" w:rsidDel="00000000" w:rsidP="00000000" w:rsidRDefault="00000000" w:rsidRPr="00000000" w14:paraId="0000029E">
      <w:pPr>
        <w:spacing w:after="120" w:before="120" w:lineRule="auto"/>
        <w:jc w:val="center"/>
        <w:rPr/>
      </w:pPr>
      <w:r w:rsidDel="00000000" w:rsidR="00000000" w:rsidRPr="00000000">
        <w:rPr>
          <w:rtl w:val="0"/>
        </w:rPr>
      </w:r>
    </w:p>
    <w:p w:rsidR="00000000" w:rsidDel="00000000" w:rsidP="00000000" w:rsidRDefault="00000000" w:rsidRPr="00000000" w14:paraId="0000029F">
      <w:pPr>
        <w:spacing w:after="120" w:before="120" w:lineRule="auto"/>
        <w:jc w:val="center"/>
        <w:rPr/>
      </w:pPr>
      <w:r w:rsidDel="00000000" w:rsidR="00000000" w:rsidRPr="00000000">
        <w:rPr>
          <w:rtl w:val="0"/>
        </w:rPr>
      </w:r>
    </w:p>
    <w:p w:rsidR="00000000" w:rsidDel="00000000" w:rsidP="00000000" w:rsidRDefault="00000000" w:rsidRPr="00000000" w14:paraId="000002A0">
      <w:pPr>
        <w:spacing w:after="120" w:before="12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3114675</wp:posOffset>
            </wp:positionH>
            <wp:positionV relativeFrom="paragraph">
              <wp:posOffset>157944</wp:posOffset>
            </wp:positionV>
            <wp:extent cx="2095500" cy="1051254"/>
            <wp:effectExtent b="0" l="0" r="0" t="0"/>
            <wp:wrapSquare wrapText="bothSides" distB="0" distT="0" distL="0" distR="0"/>
            <wp:docPr id="9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095500" cy="1051254"/>
                    </a:xfrm>
                    <a:prstGeom prst="rect"/>
                    <a:ln/>
                  </pic:spPr>
                </pic:pic>
              </a:graphicData>
            </a:graphic>
          </wp:anchor>
        </w:drawing>
      </w:r>
    </w:p>
    <w:p w:rsidR="00000000" w:rsidDel="00000000" w:rsidP="00000000" w:rsidRDefault="00000000" w:rsidRPr="00000000" w14:paraId="000002A1">
      <w:pPr>
        <w:spacing w:after="120" w:before="120" w:lineRule="auto"/>
        <w:jc w:val="center"/>
        <w:rPr/>
      </w:pPr>
      <w:r w:rsidDel="00000000" w:rsidR="00000000" w:rsidRPr="00000000">
        <w:rPr>
          <w:rtl w:val="0"/>
        </w:rPr>
      </w:r>
    </w:p>
    <w:p w:rsidR="00000000" w:rsidDel="00000000" w:rsidP="00000000" w:rsidRDefault="00000000" w:rsidRPr="00000000" w14:paraId="000002A2">
      <w:pPr>
        <w:spacing w:after="120" w:before="120" w:lineRule="auto"/>
        <w:jc w:val="center"/>
        <w:rPr/>
      </w:pPr>
      <w:r w:rsidDel="00000000" w:rsidR="00000000" w:rsidRPr="00000000">
        <w:rPr>
          <w:rtl w:val="0"/>
        </w:rPr>
      </w:r>
    </w:p>
    <w:p w:rsidR="00000000" w:rsidDel="00000000" w:rsidP="00000000" w:rsidRDefault="00000000" w:rsidRPr="00000000" w14:paraId="000002A3">
      <w:pPr>
        <w:spacing w:after="120" w:before="120" w:lineRule="auto"/>
        <w:jc w:val="left"/>
        <w:rPr/>
      </w:pPr>
      <w:r w:rsidDel="00000000" w:rsidR="00000000" w:rsidRPr="00000000">
        <w:rPr>
          <w:rtl w:val="0"/>
        </w:rPr>
      </w:r>
    </w:p>
    <w:p w:rsidR="00000000" w:rsidDel="00000000" w:rsidP="00000000" w:rsidRDefault="00000000" w:rsidRPr="00000000" w14:paraId="000002A4">
      <w:pPr>
        <w:spacing w:after="120" w:before="120" w:lineRule="auto"/>
        <w:jc w:val="left"/>
        <w:rPr/>
      </w:pPr>
      <w:r w:rsidDel="00000000" w:rsidR="00000000" w:rsidRPr="00000000">
        <w:rPr>
          <w:rtl w:val="0"/>
        </w:rPr>
      </w:r>
    </w:p>
    <w:p w:rsidR="00000000" w:rsidDel="00000000" w:rsidP="00000000" w:rsidRDefault="00000000" w:rsidRPr="00000000" w14:paraId="000002A5">
      <w:pPr>
        <w:spacing w:after="120" w:before="120" w:lineRule="auto"/>
        <w:jc w:val="left"/>
        <w:rPr/>
      </w:pPr>
      <w:r w:rsidDel="00000000" w:rsidR="00000000" w:rsidRPr="00000000">
        <w:rPr>
          <w:rtl w:val="0"/>
        </w:rPr>
      </w:r>
    </w:p>
    <w:p w:rsidR="00000000" w:rsidDel="00000000" w:rsidP="00000000" w:rsidRDefault="00000000" w:rsidRPr="00000000" w14:paraId="000002A6">
      <w:pPr>
        <w:spacing w:after="120" w:before="120" w:lineRule="auto"/>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Wind Warning feature, its attributes and associations.</w:t>
      </w:r>
      <w:r w:rsidDel="00000000" w:rsidR="00000000" w:rsidRPr="00000000">
        <w:rPr>
          <w:rtl w:val="0"/>
        </w:rPr>
      </w:r>
    </w:p>
    <w:p w:rsidR="00000000" w:rsidDel="00000000" w:rsidP="00000000" w:rsidRDefault="00000000" w:rsidRPr="00000000" w14:paraId="000002A7">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qsh70q" w:id="30"/>
      <w:bookmarkEnd w:id="30"/>
      <w:r w:rsidDel="00000000" w:rsidR="00000000" w:rsidRPr="00000000">
        <w:rPr>
          <w:rtl w:val="0"/>
        </w:rPr>
        <w:t xml:space="preserve">Feature Relationship </w:t>
      </w:r>
    </w:p>
    <w:p w:rsidR="00000000" w:rsidDel="00000000" w:rsidP="00000000" w:rsidRDefault="00000000" w:rsidRPr="00000000" w14:paraId="000002A8">
      <w:pPr>
        <w:rPr/>
      </w:pPr>
      <w:r w:rsidDel="00000000" w:rsidR="00000000" w:rsidRPr="00000000">
        <w:rPr>
          <w:rtl w:val="0"/>
        </w:rPr>
        <w:t xml:space="preserve">A feature relationship links instances of one feature type with instances of the same or a different feature type. There are three common types of feature relationships: Association, Aggregation, and Composition.</w:t>
      </w:r>
    </w:p>
    <w:p w:rsidR="00000000" w:rsidDel="00000000" w:rsidP="00000000" w:rsidRDefault="00000000" w:rsidRPr="00000000" w14:paraId="000002A9">
      <w:pPr>
        <w:rPr/>
      </w:pPr>
      <w:r w:rsidDel="00000000" w:rsidR="00000000" w:rsidRPr="00000000">
        <w:rPr>
          <w:rtl w:val="0"/>
        </w:rPr>
        <w:t xml:space="preserve">Associations are described in more detail in section 4.3.6. An aggregation association is a relationship between two classes, in which one of the classes plays the role of container and the other plays the role of a containee. The aggregation association shall be used when the containee objects (that represent the parts of a container object) can exist without the container object.</w:t>
      </w:r>
    </w:p>
    <w:p w:rsidR="00000000" w:rsidDel="00000000" w:rsidP="00000000" w:rsidRDefault="00000000" w:rsidRPr="00000000" w14:paraId="000002AA">
      <w:pPr>
        <w:rPr>
          <w:b w:val="1"/>
        </w:rPr>
      </w:pPr>
      <w:r w:rsidDel="00000000" w:rsidR="00000000" w:rsidRPr="00000000">
        <w:rPr>
          <w:rtl w:val="0"/>
        </w:rPr>
        <w:t xml:space="preserve">A composition association is a strong aggregation, where the containee object cannot exist without the container object. If a container object is deleted then all of its containee objects are deleted as well. </w:t>
      </w:r>
      <w:r w:rsidDel="00000000" w:rsidR="00000000" w:rsidRPr="00000000">
        <w:rPr>
          <w:rtl w:val="0"/>
        </w:rPr>
      </w:r>
    </w:p>
    <w:p w:rsidR="00000000" w:rsidDel="00000000" w:rsidP="00000000" w:rsidRDefault="00000000" w:rsidRPr="00000000" w14:paraId="000002AB">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3as4poj" w:id="31"/>
      <w:bookmarkEnd w:id="31"/>
      <w:r w:rsidDel="00000000" w:rsidR="00000000" w:rsidRPr="00000000">
        <w:rPr>
          <w:rtl w:val="0"/>
        </w:rPr>
        <w:t xml:space="preserve">Information Types</w:t>
      </w:r>
    </w:p>
    <w:p w:rsidR="00000000" w:rsidDel="00000000" w:rsidP="00000000" w:rsidRDefault="00000000" w:rsidRPr="00000000" w14:paraId="000002AC">
      <w:pPr>
        <w:rPr/>
      </w:pPr>
      <w:r w:rsidDel="00000000" w:rsidR="00000000" w:rsidRPr="00000000">
        <w:rPr>
          <w:rtl w:val="0"/>
        </w:rPr>
        <w:t xml:space="preserve">Information types define identifiable pieces of information in a dataset that can be shared between other features or information types. Information types have attributes but have no relationship to any geometry; information types may reference other information types.</w:t>
      </w:r>
    </w:p>
    <w:p w:rsidR="00000000" w:rsidDel="00000000" w:rsidP="00000000" w:rsidRDefault="00000000" w:rsidRPr="00000000" w14:paraId="000002AD">
      <w:pPr>
        <w:rPr/>
      </w:pPr>
      <w:r w:rsidDel="00000000" w:rsidR="00000000" w:rsidRPr="00000000">
        <w:rPr>
          <w:rtl w:val="0"/>
        </w:rPr>
        <w:t xml:space="preserve">Figure 3 shows the realisation of the dataProvider information type in S-412.</w:t>
      </w:r>
      <w:r w:rsidDel="00000000" w:rsidR="00000000" w:rsidRPr="00000000">
        <w:drawing>
          <wp:anchor allowOverlap="1" behindDoc="0" distB="114300" distT="114300" distL="114300" distR="114300" hidden="0" layoutInCell="1" locked="0" relativeHeight="0" simplePos="0">
            <wp:simplePos x="0" y="0"/>
            <wp:positionH relativeFrom="column">
              <wp:posOffset>20957</wp:posOffset>
            </wp:positionH>
            <wp:positionV relativeFrom="paragraph">
              <wp:posOffset>388923</wp:posOffset>
            </wp:positionV>
            <wp:extent cx="2636869" cy="1842631"/>
            <wp:effectExtent b="0" l="0" r="0" t="0"/>
            <wp:wrapSquare wrapText="bothSides" distB="114300" distT="114300" distL="114300" distR="114300"/>
            <wp:docPr id="1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636869" cy="1842631"/>
                    </a:xfrm>
                    <a:prstGeom prst="rect"/>
                    <a:ln/>
                  </pic:spPr>
                </pic:pic>
              </a:graphicData>
            </a:graphic>
          </wp:anchor>
        </w:drawing>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256872</wp:posOffset>
            </wp:positionV>
            <wp:extent cx="2671261" cy="1433360"/>
            <wp:effectExtent b="0" l="0" r="0" t="0"/>
            <wp:wrapSquare wrapText="bothSides" distB="114300" distT="114300" distL="114300" distR="114300"/>
            <wp:docPr id="11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671261" cy="1433360"/>
                    </a:xfrm>
                    <a:prstGeom prst="rect"/>
                    <a:ln/>
                  </pic:spPr>
                </pic:pic>
              </a:graphicData>
            </a:graphic>
          </wp:anchor>
        </w:drawing>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2541905</wp:posOffset>
            </wp:positionH>
            <wp:positionV relativeFrom="paragraph">
              <wp:posOffset>352425</wp:posOffset>
            </wp:positionV>
            <wp:extent cx="180975" cy="810895"/>
            <wp:effectExtent b="0" l="0" r="0" t="0"/>
            <wp:wrapSquare wrapText="bothSides" distB="114300" distT="114300" distL="114300" distR="114300"/>
            <wp:docPr id="1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rot="16200000">
                      <a:off x="0" y="0"/>
                      <a:ext cx="180975" cy="810895"/>
                    </a:xfrm>
                    <a:prstGeom prst="rect"/>
                    <a:ln/>
                  </pic:spPr>
                </pic:pic>
              </a:graphicData>
            </a:graphic>
          </wp:anchor>
        </w:drawing>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-127633</wp:posOffset>
            </wp:positionH>
            <wp:positionV relativeFrom="paragraph">
              <wp:posOffset>247044</wp:posOffset>
            </wp:positionV>
            <wp:extent cx="2049145" cy="1193372"/>
            <wp:effectExtent b="0" l="0" r="0" t="0"/>
            <wp:wrapSquare wrapText="bothSides" distB="114300" distT="114300" distL="114300" distR="114300"/>
            <wp:docPr id="1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049145" cy="11933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151793</wp:posOffset>
            </wp:positionV>
            <wp:extent cx="2174240" cy="1224329"/>
            <wp:effectExtent b="0" l="0" r="0" t="0"/>
            <wp:wrapSquare wrapText="bothSides" distB="114300" distT="114300" distL="114300" distR="114300"/>
            <wp:docPr id="11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174240" cy="1224329"/>
                    </a:xfrm>
                    <a:prstGeom prst="rect"/>
                    <a:ln/>
                  </pic:spPr>
                </pic:pic>
              </a:graphicData>
            </a:graphic>
          </wp:anchor>
        </w:drawing>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-92073</wp:posOffset>
            </wp:positionH>
            <wp:positionV relativeFrom="paragraph">
              <wp:posOffset>1232535</wp:posOffset>
            </wp:positionV>
            <wp:extent cx="2021486" cy="1082040"/>
            <wp:effectExtent b="0" l="0" r="0" t="0"/>
            <wp:wrapSquare wrapText="bothSides" distB="114300" distT="114300" distL="114300" distR="114300"/>
            <wp:docPr id="11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021486" cy="10820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2049780</wp:posOffset>
            </wp:positionH>
            <wp:positionV relativeFrom="paragraph">
              <wp:posOffset>159110</wp:posOffset>
            </wp:positionV>
            <wp:extent cx="1638300" cy="868581"/>
            <wp:effectExtent b="0" l="0" r="0" t="0"/>
            <wp:wrapSquare wrapText="bothSides" distB="114300" distT="114300" distL="114300" distR="114300"/>
            <wp:docPr id="1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638300" cy="8685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1295400</wp:posOffset>
            </wp:positionV>
            <wp:extent cx="2292280" cy="952500"/>
            <wp:effectExtent b="0" l="0" r="0" t="0"/>
            <wp:wrapSquare wrapText="bothSides" distB="114300" distT="114300" distL="114300" distR="114300"/>
            <wp:docPr id="1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292280" cy="952500"/>
                    </a:xfrm>
                    <a:prstGeom prst="rect"/>
                    <a:ln/>
                  </pic:spPr>
                </pic:pic>
              </a:graphicData>
            </a:graphic>
          </wp:anchor>
        </w:drawing>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3. dataProvider and its attributes are shown. Not shown is the association between dataProvider and weatherWarning.</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C3">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1pxezwc" w:id="32"/>
      <w:bookmarkEnd w:id="32"/>
      <w:r w:rsidDel="00000000" w:rsidR="00000000" w:rsidRPr="00000000">
        <w:rPr>
          <w:rtl w:val="0"/>
        </w:rPr>
        <w:t xml:space="preserve">Attributes</w:t>
      </w:r>
    </w:p>
    <w:p w:rsidR="00000000" w:rsidDel="00000000" w:rsidP="00000000" w:rsidRDefault="00000000" w:rsidRPr="00000000" w14:paraId="000002C4">
      <w:pPr>
        <w:rPr/>
      </w:pPr>
      <w:r w:rsidDel="00000000" w:rsidR="00000000" w:rsidRPr="00000000">
        <w:rPr>
          <w:rtl w:val="0"/>
        </w:rPr>
        <w:t xml:space="preserve">Attributes define the characteristics of a feature or information type. Attribute types can be either complex or simple. Simple attributes carry the value itself, and complex attributes are aggregations of other simple and/or complex attributes that create a hierarchical data structure to describe a feature. Unlike information types, an attribute instance belongs to one and only one feature or information type.</w:t>
      </w:r>
    </w:p>
    <w:p w:rsidR="00000000" w:rsidDel="00000000" w:rsidP="00000000" w:rsidRDefault="00000000" w:rsidRPr="00000000" w14:paraId="000002C5">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r w:rsidDel="00000000" w:rsidR="00000000" w:rsidRPr="00000000">
        <w:rPr>
          <w:rtl w:val="0"/>
        </w:rPr>
        <w:t xml:space="preserve">Simple Attributes</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table lists the types of simple attributes used in S-412.</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4"/>
        <w:gridCol w:w="7012"/>
        <w:tblGridChange w:id="0">
          <w:tblGrid>
            <w:gridCol w:w="2064"/>
            <w:gridCol w:w="7012"/>
          </w:tblGrid>
        </w:tblGridChange>
      </w:tblGrid>
      <w:tr>
        <w:trPr>
          <w:cantSplit w:val="0"/>
          <w:tblHeader w:val="0"/>
        </w:trPr>
        <w:tc>
          <w:tcPr>
            <w:shd w:fill="auto" w:val="cle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shd w:fill="auto"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Definition</w:t>
            </w:r>
          </w:p>
        </w:tc>
      </w:tr>
      <w:tr>
        <w:trPr>
          <w:cantSplit w:val="0"/>
          <w:tblHeader w:val="0"/>
        </w:trPr>
        <w:tc>
          <w:tcPr>
            <w:shd w:fill="auto" w:val="clea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enumeration</w:t>
            </w:r>
          </w:p>
        </w:tc>
        <w:tc>
          <w:tcPr>
            <w:shd w:fill="auto" w:val="clear"/>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 of predetermined values that can be expanded and contracted.</w:t>
            </w:r>
          </w:p>
        </w:tc>
      </w:tr>
      <w:tr>
        <w:trPr>
          <w:cantSplit w:val="0"/>
          <w:tblHeader w:val="0"/>
        </w:trPr>
        <w:tc>
          <w:tcPr>
            <w:shd w:fill="auto"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real</w:t>
            </w:r>
          </w:p>
        </w:tc>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Floating point number.</w:t>
            </w:r>
          </w:p>
        </w:tc>
      </w:tr>
      <w:tr>
        <w:trPr>
          <w:cantSplit w:val="0"/>
          <w:tblHeader w:val="0"/>
        </w:trPr>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integer</w:t>
            </w:r>
          </w:p>
        </w:tc>
        <w:tc>
          <w:tcPr>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Numeric value with defined range, units and format.</w:t>
            </w:r>
          </w:p>
        </w:tc>
      </w:tr>
      <w:tr>
        <w:trPr>
          <w:cantSplit w:val="0"/>
          <w:tblHeader w:val="0"/>
        </w:trPr>
        <w:tc>
          <w:tcPr>
            <w:shd w:fill="auto" w:val="clea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text</w:t>
            </w:r>
          </w:p>
        </w:tc>
        <w:tc>
          <w:tcPr>
            <w:shd w:fill="auto"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sequence of characters.</w:t>
            </w:r>
          </w:p>
        </w:tc>
      </w:tr>
      <w:tr>
        <w:trPr>
          <w:cantSplit w:val="0"/>
          <w:tblHeader w:val="0"/>
        </w:trPr>
        <w:tc>
          <w:tcPr>
            <w:shd w:fill="auto" w:val="cle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dateTime</w:t>
            </w:r>
          </w:p>
        </w:tc>
        <w:tc>
          <w:tcPr>
            <w:shd w:fill="auto"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Character encoding shall follow the format for date and time as specified in ISO 8601.</w:t>
            </w:r>
          </w:p>
          <w:p w:rsidR="00000000" w:rsidDel="00000000" w:rsidP="00000000" w:rsidRDefault="00000000" w:rsidRPr="00000000" w14:paraId="000002D4">
            <w:pPr>
              <w:tabs>
                <w:tab w:val="left" w:leader="none" w:pos="720"/>
                <w:tab w:val="left" w:leader="none" w:pos="1152"/>
                <w:tab w:val="left" w:leader="none" w:pos="3600"/>
              </w:tabs>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EXAMPLE:  19850412T101530</w:t>
            </w:r>
          </w:p>
        </w:tc>
      </w:tr>
      <w:tr>
        <w:trPr>
          <w:cantSplit w:val="0"/>
          <w:tblHeader w:val="0"/>
        </w:trPr>
        <w:tc>
          <w:tcPr>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boolean</w:t>
            </w:r>
          </w:p>
        </w:tc>
        <w:tc>
          <w:tcPr>
            <w:shd w:fill="auto" w:val="clea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sz w:val="18"/>
                <w:szCs w:val="18"/>
                <w:rtl w:val="0"/>
              </w:rPr>
              <w:t xml:space="preserve">ru</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or </w:t>
            </w:r>
            <w:r w:rsidDel="00000000" w:rsidR="00000000" w:rsidRPr="00000000">
              <w:rPr>
                <w:rFonts w:ascii="Arial" w:cs="Arial" w:eastAsia="Arial" w:hAnsi="Arial"/>
                <w:sz w:val="18"/>
                <w:szCs w:val="18"/>
                <w:rtl w:val="0"/>
              </w:rPr>
              <w:t xml:space="preserve">F</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alse.</w:t>
            </w:r>
          </w:p>
        </w:tc>
      </w:tr>
      <w:tr>
        <w:trPr>
          <w:cantSplit w:val="0"/>
          <w:tblHeader w:val="0"/>
        </w:trPr>
        <w:tc>
          <w:tcPr>
            <w:shd w:fill="auto"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URN</w:t>
            </w:r>
          </w:p>
        </w:tc>
        <w:tc>
          <w:tcPr>
            <w:shd w:fill="auto"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120" w:before="6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Uniform Resource Name</w:t>
            </w:r>
          </w:p>
        </w:tc>
      </w:tr>
    </w:tbl>
    <w:p w:rsidR="00000000" w:rsidDel="00000000" w:rsidP="00000000" w:rsidRDefault="00000000" w:rsidRPr="00000000" w14:paraId="000002D9">
      <w:pPr>
        <w:keepNext w:val="1"/>
        <w:rPr/>
      </w:pPr>
      <w:r w:rsidDel="00000000" w:rsidR="00000000" w:rsidRPr="00000000">
        <w:rPr>
          <w:rtl w:val="0"/>
        </w:rPr>
      </w:r>
    </w:p>
    <w:p w:rsidR="00000000" w:rsidDel="00000000" w:rsidP="00000000" w:rsidRDefault="00000000" w:rsidRPr="00000000" w14:paraId="000002DA">
      <w:pPr>
        <w:keepNext w:val="1"/>
        <w:rPr/>
      </w:pPr>
      <w:r w:rsidDel="00000000" w:rsidR="00000000" w:rsidRPr="00000000">
        <w:rPr>
          <w:rtl w:val="0"/>
        </w:rPr>
        <w:t xml:space="preserve">Simple attributes for the Wind Warning feature type are shown in Figure 2 and the dataProvider information type in Figure 3. Each attribute type is listed next to their camel case encoding value. Enumerated attributes are referenced by their defined data type and values are listed. Enumerated attributes, represented in UML are shown in Figure 4. The complete list of all attributes and their properties approved for use in S-412 are provided in Annex A. </w:t>
      </w:r>
      <w:r w:rsidDel="00000000" w:rsidR="00000000" w:rsidRPr="00000000">
        <w:drawing>
          <wp:anchor allowOverlap="1" behindDoc="0" distB="114300" distT="114300" distL="114300" distR="114300" hidden="0" layoutInCell="1" locked="0" relativeHeight="0" simplePos="0">
            <wp:simplePos x="0" y="0"/>
            <wp:positionH relativeFrom="column">
              <wp:posOffset>3493770</wp:posOffset>
            </wp:positionH>
            <wp:positionV relativeFrom="paragraph">
              <wp:posOffset>1047750</wp:posOffset>
            </wp:positionV>
            <wp:extent cx="2476125" cy="1243331"/>
            <wp:effectExtent b="0" l="0" r="0" t="0"/>
            <wp:wrapSquare wrapText="bothSides" distB="114300" distT="114300" distL="114300" distR="114300"/>
            <wp:docPr id="11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76125" cy="1243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1059180</wp:posOffset>
            </wp:positionV>
            <wp:extent cx="1507007" cy="3014013"/>
            <wp:effectExtent b="0" l="0" r="0" t="0"/>
            <wp:wrapSquare wrapText="bothSides" distB="114300" distT="114300" distL="114300" distR="114300"/>
            <wp:docPr id="1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507007" cy="3014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wp:posOffset>
            </wp:positionH>
            <wp:positionV relativeFrom="paragraph">
              <wp:posOffset>1015365</wp:posOffset>
            </wp:positionV>
            <wp:extent cx="1656715" cy="3160030"/>
            <wp:effectExtent b="0" l="0" r="0" t="0"/>
            <wp:wrapSquare wrapText="bothSides" distB="114300" distT="114300" distL="114300" distR="114300"/>
            <wp:docPr id="10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656715" cy="3160030"/>
                    </a:xfrm>
                    <a:prstGeom prst="rect"/>
                    <a:ln/>
                  </pic:spPr>
                </pic:pic>
              </a:graphicData>
            </a:graphic>
          </wp:anchor>
        </w:drawing>
      </w:r>
    </w:p>
    <w:p w:rsidR="00000000" w:rsidDel="00000000" w:rsidP="00000000" w:rsidRDefault="00000000" w:rsidRPr="00000000" w14:paraId="000002DB">
      <w:pPr>
        <w:keepNext w:val="1"/>
        <w:rPr/>
      </w:pPr>
      <w:r w:rsidDel="00000000" w:rsidR="00000000" w:rsidRPr="00000000">
        <w:rPr>
          <w:rtl w:val="0"/>
        </w:rPr>
      </w:r>
    </w:p>
    <w:p w:rsidR="00000000" w:rsidDel="00000000" w:rsidP="00000000" w:rsidRDefault="00000000" w:rsidRPr="00000000" w14:paraId="000002DC">
      <w:pPr>
        <w:keepNext w:val="1"/>
        <w:rPr/>
      </w:pPr>
      <w:r w:rsidDel="00000000" w:rsidR="00000000" w:rsidRPr="00000000">
        <w:rPr>
          <w:rtl w:val="0"/>
        </w:rPr>
      </w:r>
    </w:p>
    <w:p w:rsidR="00000000" w:rsidDel="00000000" w:rsidP="00000000" w:rsidRDefault="00000000" w:rsidRPr="00000000" w14:paraId="000002DD">
      <w:pPr>
        <w:keepNext w:val="1"/>
        <w:rPr/>
      </w:pPr>
      <w:r w:rsidDel="00000000" w:rsidR="00000000" w:rsidRPr="00000000">
        <w:rPr>
          <w:rtl w:val="0"/>
        </w:rPr>
      </w:r>
    </w:p>
    <w:p w:rsidR="00000000" w:rsidDel="00000000" w:rsidP="00000000" w:rsidRDefault="00000000" w:rsidRPr="00000000" w14:paraId="000002DE">
      <w:pPr>
        <w:keepNext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3491865</wp:posOffset>
            </wp:positionH>
            <wp:positionV relativeFrom="paragraph">
              <wp:posOffset>367665</wp:posOffset>
            </wp:positionV>
            <wp:extent cx="2661920" cy="998220"/>
            <wp:effectExtent b="0" l="0" r="0" t="0"/>
            <wp:wrapSquare wrapText="bothSides" distB="114300" distT="114300" distL="114300" distR="114300"/>
            <wp:docPr id="10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661920" cy="998220"/>
                    </a:xfrm>
                    <a:prstGeom prst="rect"/>
                    <a:ln/>
                  </pic:spPr>
                </pic:pic>
              </a:graphicData>
            </a:graphic>
          </wp:anchor>
        </w:drawing>
      </w:r>
    </w:p>
    <w:p w:rsidR="00000000" w:rsidDel="00000000" w:rsidP="00000000" w:rsidRDefault="00000000" w:rsidRPr="00000000" w14:paraId="000002DF">
      <w:pPr>
        <w:keepNext w:val="1"/>
        <w:rPr/>
      </w:pPr>
      <w:r w:rsidDel="00000000" w:rsidR="00000000" w:rsidRPr="00000000">
        <w:rPr>
          <w:rtl w:val="0"/>
        </w:rPr>
      </w:r>
    </w:p>
    <w:p w:rsidR="00000000" w:rsidDel="00000000" w:rsidP="00000000" w:rsidRDefault="00000000" w:rsidRPr="00000000" w14:paraId="000002E0">
      <w:pPr>
        <w:keepNext w:val="1"/>
        <w:rPr/>
      </w:pPr>
      <w:r w:rsidDel="00000000" w:rsidR="00000000" w:rsidRPr="00000000">
        <w:rPr>
          <w:rtl w:val="0"/>
        </w:rPr>
      </w:r>
    </w:p>
    <w:p w:rsidR="00000000" w:rsidDel="00000000" w:rsidP="00000000" w:rsidRDefault="00000000" w:rsidRPr="00000000" w14:paraId="000002E1">
      <w:pPr>
        <w:keepNext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3482340</wp:posOffset>
            </wp:positionH>
            <wp:positionV relativeFrom="paragraph">
              <wp:posOffset>394335</wp:posOffset>
            </wp:positionV>
            <wp:extent cx="2347595" cy="1340043"/>
            <wp:effectExtent b="0" l="0" r="0" t="0"/>
            <wp:wrapSquare wrapText="bothSides" distB="114300" distT="114300" distL="114300" distR="114300"/>
            <wp:docPr id="10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347595" cy="1340043"/>
                    </a:xfrm>
                    <a:prstGeom prst="rect"/>
                    <a:ln/>
                  </pic:spPr>
                </pic:pic>
              </a:graphicData>
            </a:graphic>
          </wp:anchor>
        </w:drawing>
      </w:r>
    </w:p>
    <w:p w:rsidR="00000000" w:rsidDel="00000000" w:rsidP="00000000" w:rsidRDefault="00000000" w:rsidRPr="00000000" w14:paraId="000002E2">
      <w:pPr>
        <w:keepNext w:val="1"/>
        <w:rPr/>
      </w:pPr>
      <w:r w:rsidDel="00000000" w:rsidR="00000000" w:rsidRPr="00000000">
        <w:rPr>
          <w:rtl w:val="0"/>
        </w:rPr>
      </w:r>
    </w:p>
    <w:p w:rsidR="00000000" w:rsidDel="00000000" w:rsidP="00000000" w:rsidRDefault="00000000" w:rsidRPr="00000000" w14:paraId="000002E3">
      <w:pPr>
        <w:keepNext w:val="1"/>
        <w:rPr/>
      </w:pPr>
      <w:r w:rsidDel="00000000" w:rsidR="00000000" w:rsidRPr="00000000">
        <w:rPr>
          <w:rtl w:val="0"/>
        </w:rPr>
      </w:r>
    </w:p>
    <w:p w:rsidR="00000000" w:rsidDel="00000000" w:rsidP="00000000" w:rsidRDefault="00000000" w:rsidRPr="00000000" w14:paraId="000002E4">
      <w:pPr>
        <w:keepNext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331773</wp:posOffset>
            </wp:positionV>
            <wp:extent cx="2449224" cy="1224612"/>
            <wp:effectExtent b="0" l="0" r="0" t="0"/>
            <wp:wrapSquare wrapText="bothSides" distB="114300" distT="114300" distL="114300" distR="114300"/>
            <wp:docPr id="11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449224" cy="1224612"/>
                    </a:xfrm>
                    <a:prstGeom prst="rect"/>
                    <a:ln/>
                  </pic:spPr>
                </pic:pic>
              </a:graphicData>
            </a:graphic>
          </wp:anchor>
        </w:drawing>
      </w:r>
    </w:p>
    <w:p w:rsidR="00000000" w:rsidDel="00000000" w:rsidP="00000000" w:rsidRDefault="00000000" w:rsidRPr="00000000" w14:paraId="000002E5">
      <w:pPr>
        <w:keepNext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2750820</wp:posOffset>
            </wp:positionH>
            <wp:positionV relativeFrom="paragraph">
              <wp:posOffset>398145</wp:posOffset>
            </wp:positionV>
            <wp:extent cx="2442845" cy="1211572"/>
            <wp:effectExtent b="0" l="0" r="0" t="0"/>
            <wp:wrapSquare wrapText="bothSides" distB="114300" distT="114300" distL="114300" distR="114300"/>
            <wp:docPr id="110"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442845" cy="1211572"/>
                    </a:xfrm>
                    <a:prstGeom prst="rect"/>
                    <a:ln/>
                  </pic:spPr>
                </pic:pic>
              </a:graphicData>
            </a:graphic>
          </wp:anchor>
        </w:drawing>
      </w:r>
    </w:p>
    <w:p w:rsidR="00000000" w:rsidDel="00000000" w:rsidP="00000000" w:rsidRDefault="00000000" w:rsidRPr="00000000" w14:paraId="000002E6">
      <w:pPr>
        <w:keepNext w:val="1"/>
        <w:rPr/>
      </w:pPr>
      <w:r w:rsidDel="00000000" w:rsidR="00000000" w:rsidRPr="00000000">
        <w:rPr>
          <w:rtl w:val="0"/>
        </w:rPr>
      </w:r>
    </w:p>
    <w:p w:rsidR="00000000" w:rsidDel="00000000" w:rsidP="00000000" w:rsidRDefault="00000000" w:rsidRPr="00000000" w14:paraId="000002E7">
      <w:pPr>
        <w:keepNext w:val="1"/>
        <w:rPr/>
      </w:pPr>
      <w:r w:rsidDel="00000000" w:rsidR="00000000" w:rsidRPr="00000000">
        <w:rPr>
          <w:rtl w:val="0"/>
        </w:rPr>
      </w:r>
    </w:p>
    <w:p w:rsidR="00000000" w:rsidDel="00000000" w:rsidP="00000000" w:rsidRDefault="00000000" w:rsidRPr="00000000" w14:paraId="000002E8">
      <w:pPr>
        <w:keepNext w:val="1"/>
        <w:rPr/>
      </w:pPr>
      <w:r w:rsidDel="00000000" w:rsidR="00000000" w:rsidRPr="00000000">
        <w:rPr>
          <w:rtl w:val="0"/>
        </w:rPr>
      </w:r>
    </w:p>
    <w:p w:rsidR="00000000" w:rsidDel="00000000" w:rsidP="00000000" w:rsidRDefault="00000000" w:rsidRPr="00000000" w14:paraId="000002E9">
      <w:pPr>
        <w:keepNext w:val="1"/>
        <w:rPr/>
      </w:pPr>
      <w:r w:rsidDel="00000000" w:rsidR="00000000" w:rsidRPr="00000000">
        <w:rPr>
          <w:rtl w:val="0"/>
        </w:rPr>
      </w:r>
    </w:p>
    <w:p w:rsidR="00000000" w:rsidDel="00000000" w:rsidP="00000000" w:rsidRDefault="00000000" w:rsidRPr="00000000" w14:paraId="000002EA">
      <w:pPr>
        <w:keepNext w:val="1"/>
        <w:jc w:val="center"/>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4. S-412 enumerated attributes.</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ED">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rPr/>
      </w:pPr>
      <w:r w:rsidDel="00000000" w:rsidR="00000000" w:rsidRPr="00000000">
        <w:rPr>
          <w:rtl w:val="0"/>
        </w:rPr>
        <w:t xml:space="preserve">Code Lists</w:t>
      </w:r>
    </w:p>
    <w:p w:rsidR="00000000" w:rsidDel="00000000" w:rsidP="00000000" w:rsidRDefault="00000000" w:rsidRPr="00000000" w14:paraId="000002EE">
      <w:pPr>
        <w:rPr/>
      </w:pPr>
      <w:r w:rsidDel="00000000" w:rsidR="00000000" w:rsidRPr="00000000">
        <w:rPr>
          <w:rtl w:val="0"/>
        </w:rPr>
        <w:t xml:space="preserve">Within S-100, codelist types may be used for open enumerations whose membership cannot be known at the level of the product specification, for reuse of information model fragments, or for more efficient catalogue management. Codelist types are not utilised in this version of S-412.</w:t>
      </w:r>
    </w:p>
    <w:p w:rsidR="00000000" w:rsidDel="00000000" w:rsidP="00000000" w:rsidRDefault="00000000" w:rsidRPr="00000000" w14:paraId="000002EF">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rPr/>
      </w:pPr>
      <w:r w:rsidDel="00000000" w:rsidR="00000000" w:rsidRPr="00000000">
        <w:rPr>
          <w:rtl w:val="0"/>
        </w:rPr>
        <w:t xml:space="preserve">Complex Attributes</w:t>
      </w:r>
    </w:p>
    <w:p w:rsidR="00000000" w:rsidDel="00000000" w:rsidP="00000000" w:rsidRDefault="00000000" w:rsidRPr="00000000" w14:paraId="000002F0">
      <w:pPr>
        <w:rPr/>
      </w:pPr>
      <w:r w:rsidDel="00000000" w:rsidR="00000000" w:rsidRPr="00000000">
        <w:rPr>
          <w:rtl w:val="0"/>
        </w:rPr>
        <w:t xml:space="preserve">Complex attributes are aggregations of other attributes that are either simple or complex. The aggregation is defined by means of attribute bindings. Figure 5 shows the complex attribute dateTimeRange utilised by many features, including the Wind Warning feature type shown in Figure 2. This attribute is an aggregation of 2 simple dateTime attributes. A full list of complex attributes approved for use in an S-412 dataset are defined in Annex A as well as represented in UML in Figure 6.</w:t>
      </w:r>
      <w:r w:rsidDel="00000000" w:rsidR="00000000" w:rsidRPr="00000000">
        <w:drawing>
          <wp:anchor allowOverlap="1" behindDoc="0" distB="114300" distT="114300" distL="114300" distR="114300" hidden="0" layoutInCell="1" locked="0" relativeHeight="0" simplePos="0">
            <wp:simplePos x="0" y="0"/>
            <wp:positionH relativeFrom="column">
              <wp:posOffset>1623377</wp:posOffset>
            </wp:positionH>
            <wp:positionV relativeFrom="paragraph">
              <wp:posOffset>1287184</wp:posOffset>
            </wp:positionV>
            <wp:extent cx="2737640" cy="1577729"/>
            <wp:effectExtent b="0" l="0" r="0" t="0"/>
            <wp:wrapSquare wrapText="bothSides" distB="114300" distT="114300" distL="114300" distR="114300"/>
            <wp:docPr id="10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737640" cy="1577729"/>
                    </a:xfrm>
                    <a:prstGeom prst="rect"/>
                    <a:ln/>
                  </pic:spPr>
                </pic:pic>
              </a:graphicData>
            </a:graphic>
          </wp:anchor>
        </w:drawing>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keepNext w:val="1"/>
        <w:jc w:val="center"/>
        <w:rPr/>
      </w:pPr>
      <w:r w:rsidDel="00000000" w:rsidR="00000000" w:rsidRPr="00000000">
        <w:rPr>
          <w:rtl w:val="0"/>
        </w:rPr>
      </w:r>
    </w:p>
    <w:p w:rsidR="00000000" w:rsidDel="00000000" w:rsidP="00000000" w:rsidRDefault="00000000" w:rsidRPr="00000000" w14:paraId="000002F3">
      <w:pPr>
        <w:keepNext w:val="1"/>
        <w:jc w:val="left"/>
        <w:rPr/>
      </w:pPr>
      <w:r w:rsidDel="00000000" w:rsidR="00000000" w:rsidRPr="00000000">
        <w:rPr>
          <w:rtl w:val="0"/>
        </w:rPr>
      </w:r>
    </w:p>
    <w:p w:rsidR="00000000" w:rsidDel="00000000" w:rsidP="00000000" w:rsidRDefault="00000000" w:rsidRPr="00000000" w14:paraId="000002F4">
      <w:pPr>
        <w:keepNext w:val="1"/>
        <w:jc w:val="left"/>
        <w:rPr/>
      </w:pPr>
      <w:r w:rsidDel="00000000" w:rsidR="00000000" w:rsidRPr="00000000">
        <w:rPr>
          <w:rtl w:val="0"/>
        </w:rPr>
      </w:r>
    </w:p>
    <w:p w:rsidR="00000000" w:rsidDel="00000000" w:rsidP="00000000" w:rsidRDefault="00000000" w:rsidRPr="00000000" w14:paraId="000002F5">
      <w:pPr>
        <w:keepNext w:val="1"/>
        <w:jc w:val="left"/>
        <w:rPr/>
      </w:pPr>
      <w:r w:rsidDel="00000000" w:rsidR="00000000" w:rsidRPr="00000000">
        <w:rPr>
          <w:rtl w:val="0"/>
        </w:rPr>
      </w:r>
    </w:p>
    <w:p w:rsidR="00000000" w:rsidDel="00000000" w:rsidP="00000000" w:rsidRDefault="00000000" w:rsidRPr="00000000" w14:paraId="000002F6">
      <w:pPr>
        <w:keepNext w:val="1"/>
        <w:jc w:val="left"/>
        <w:rPr/>
      </w:pP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5. The complex attribute dateTimeRange is an aggregation of 2 simple dateTime attributes (dateTimeStart and dateTimeEnd).</w:t>
      </w:r>
      <w:r w:rsidDel="00000000" w:rsidR="00000000" w:rsidRPr="00000000">
        <w:drawing>
          <wp:anchor allowOverlap="1" behindDoc="0" distB="114300" distT="114300" distL="114300" distR="114300" hidden="0" layoutInCell="1" locked="0" relativeHeight="0" simplePos="0">
            <wp:simplePos x="0" y="0"/>
            <wp:positionH relativeFrom="column">
              <wp:posOffset>-571498</wp:posOffset>
            </wp:positionH>
            <wp:positionV relativeFrom="paragraph">
              <wp:posOffset>504825</wp:posOffset>
            </wp:positionV>
            <wp:extent cx="2256998" cy="1296784"/>
            <wp:effectExtent b="0" l="0" r="0" t="0"/>
            <wp:wrapSquare wrapText="bothSides" distB="114300" distT="114300" distL="114300" distR="114300"/>
            <wp:docPr id="10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256998" cy="12967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4074795</wp:posOffset>
            </wp:positionH>
            <wp:positionV relativeFrom="paragraph">
              <wp:posOffset>502920</wp:posOffset>
            </wp:positionV>
            <wp:extent cx="2375370" cy="1271821"/>
            <wp:effectExtent b="0" l="0" r="0" t="0"/>
            <wp:wrapSquare wrapText="bothSides" distB="114300" distT="114300" distL="114300" distR="114300"/>
            <wp:docPr id="10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375370" cy="12718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1699260</wp:posOffset>
            </wp:positionH>
            <wp:positionV relativeFrom="paragraph">
              <wp:posOffset>501015</wp:posOffset>
            </wp:positionV>
            <wp:extent cx="2361706" cy="1322867"/>
            <wp:effectExtent b="0" l="0" r="0" t="0"/>
            <wp:wrapSquare wrapText="bothSides" distB="114300" distT="114300" distL="114300" distR="114300"/>
            <wp:docPr id="10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361706" cy="1322867"/>
                    </a:xfrm>
                    <a:prstGeom prst="rect"/>
                    <a:ln/>
                  </pic:spPr>
                </pic:pic>
              </a:graphicData>
            </a:graphic>
          </wp:anchor>
        </w:drawing>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1849755</wp:posOffset>
            </wp:positionH>
            <wp:positionV relativeFrom="paragraph">
              <wp:posOffset>1457325</wp:posOffset>
            </wp:positionV>
            <wp:extent cx="2141138" cy="1059180"/>
            <wp:effectExtent b="0" l="0" r="0" t="0"/>
            <wp:wrapSquare wrapText="bothSides" distB="114300" distT="114300" distL="114300" distR="114300"/>
            <wp:docPr id="10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41138" cy="10591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1461741</wp:posOffset>
            </wp:positionV>
            <wp:extent cx="2267585" cy="1203881"/>
            <wp:effectExtent b="0" l="0" r="0" t="0"/>
            <wp:wrapSquare wrapText="bothSides" distB="114300" distT="114300" distL="114300" distR="114300"/>
            <wp:docPr id="9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267585" cy="12038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-590548</wp:posOffset>
            </wp:positionH>
            <wp:positionV relativeFrom="paragraph">
              <wp:posOffset>1447800</wp:posOffset>
            </wp:positionV>
            <wp:extent cx="2235697" cy="1296500"/>
            <wp:effectExtent b="0" l="0" r="0" t="0"/>
            <wp:wrapSquare wrapText="bothSides" distB="114300" distT="114300" distL="114300" distR="114300"/>
            <wp:docPr id="9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235697" cy="1296500"/>
                    </a:xfrm>
                    <a:prstGeom prst="rect"/>
                    <a:ln/>
                  </pic:spPr>
                </pic:pic>
              </a:graphicData>
            </a:graphic>
          </wp:anchor>
        </w:drawing>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1757362</wp:posOffset>
            </wp:positionH>
            <wp:positionV relativeFrom="paragraph">
              <wp:posOffset>253668</wp:posOffset>
            </wp:positionV>
            <wp:extent cx="2362200" cy="982301"/>
            <wp:effectExtent b="0" l="0" r="0" t="0"/>
            <wp:wrapSquare wrapText="bothSides" distB="114300" distT="114300" distL="114300" distR="114300"/>
            <wp:docPr id="9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62200" cy="982301"/>
                    </a:xfrm>
                    <a:prstGeom prst="rect"/>
                    <a:ln/>
                  </pic:spPr>
                </pic:pic>
              </a:graphicData>
            </a:graphic>
          </wp:anchor>
        </w:drawing>
      </w:r>
    </w:p>
    <w:p w:rsidR="00000000" w:rsidDel="00000000" w:rsidP="00000000" w:rsidRDefault="00000000" w:rsidRPr="00000000" w14:paraId="000002FC">
      <w:pPr>
        <w:keepNext w:val="1"/>
        <w:jc w:val="left"/>
        <w:rPr/>
      </w:pPr>
      <w:r w:rsidDel="00000000" w:rsidR="00000000" w:rsidRPr="00000000">
        <w:rPr>
          <w:rtl w:val="0"/>
        </w:rPr>
      </w:r>
    </w:p>
    <w:p w:rsidR="00000000" w:rsidDel="00000000" w:rsidP="00000000" w:rsidRDefault="00000000" w:rsidRPr="00000000" w14:paraId="000002FD">
      <w:pPr>
        <w:keepNext w:val="1"/>
        <w:jc w:val="left"/>
        <w:rPr/>
      </w:pPr>
      <w:r w:rsidDel="00000000" w:rsidR="00000000" w:rsidRPr="00000000">
        <w:rPr>
          <w:rtl w:val="0"/>
        </w:rPr>
      </w:r>
    </w:p>
    <w:p w:rsidR="00000000" w:rsidDel="00000000" w:rsidP="00000000" w:rsidRDefault="00000000" w:rsidRPr="00000000" w14:paraId="000002FE">
      <w:pPr>
        <w:keepNext w:val="1"/>
        <w:jc w:val="center"/>
        <w:rPr/>
      </w:pPr>
      <w:r w:rsidDel="00000000" w:rsidR="00000000" w:rsidRPr="00000000">
        <w:rPr>
          <w:rtl w:val="0"/>
        </w:rPr>
        <w:t xml:space="preserve">Figure 6. Complex Attributes used in S-412</w:t>
      </w:r>
    </w:p>
    <w:p w:rsidR="00000000" w:rsidDel="00000000" w:rsidP="00000000" w:rsidRDefault="00000000" w:rsidRPr="00000000" w14:paraId="000002FF">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49x2ik5" w:id="33"/>
      <w:bookmarkEnd w:id="33"/>
      <w:r w:rsidDel="00000000" w:rsidR="00000000" w:rsidRPr="00000000">
        <w:rPr>
          <w:rtl w:val="0"/>
        </w:rPr>
        <w:t xml:space="preserve">Associations</w:t>
      </w:r>
    </w:p>
    <w:p w:rsidR="00000000" w:rsidDel="00000000" w:rsidP="00000000" w:rsidRDefault="00000000" w:rsidRPr="00000000" w14:paraId="00000300">
      <w:pPr>
        <w:rPr/>
      </w:pPr>
      <w:r w:rsidDel="00000000" w:rsidR="00000000" w:rsidRPr="00000000">
        <w:rPr>
          <w:rtl w:val="0"/>
        </w:rPr>
        <w:t xml:space="preserve">Associations are used to describe a relationship between instances of one feature or information type with instances of the same or a different feature or information type. Unless otherwise noted, associations are bi-directional in S-412. If an association is unidirectional, source and target roles are defined.</w:t>
      </w:r>
    </w:p>
    <w:p w:rsidR="00000000" w:rsidDel="00000000" w:rsidP="00000000" w:rsidRDefault="00000000" w:rsidRPr="00000000" w14:paraId="00000301">
      <w:pPr>
        <w:keepNext w:val="1"/>
        <w:jc w:val="left"/>
        <w:rPr/>
      </w:pPr>
      <w:r w:rsidDel="00000000" w:rsidR="00000000" w:rsidRPr="00000000">
        <w:rPr>
          <w:rtl w:val="0"/>
        </w:rPr>
        <w:t xml:space="preserve">Figure 7 shows an example of the association between the WeatherWarning feature type and the DataProvider information type called DataProviderAssociation. </w:t>
      </w:r>
      <w:r w:rsidDel="00000000" w:rsidR="00000000" w:rsidRPr="00000000">
        <w:rPr>
          <w:rtl w:val="0"/>
        </w:rPr>
        <w:t xml:space="preserve">The real world relationship between these concepts is that a weather warning has additional information about the service(s) issuing the warning. </w:t>
      </w:r>
      <w:r w:rsidDel="00000000" w:rsidR="00000000" w:rsidRPr="00000000">
        <w:rPr>
          <w:rtl w:val="0"/>
        </w:rPr>
      </w:r>
    </w:p>
    <w:p w:rsidR="00000000" w:rsidDel="00000000" w:rsidP="00000000" w:rsidRDefault="00000000" w:rsidRPr="00000000" w14:paraId="00000302">
      <w:pPr>
        <w:keepNext w:val="1"/>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-721772</wp:posOffset>
            </wp:positionH>
            <wp:positionV relativeFrom="paragraph">
              <wp:posOffset>342900</wp:posOffset>
            </wp:positionV>
            <wp:extent cx="7287214" cy="1785677"/>
            <wp:effectExtent b="0" l="0" r="0" t="0"/>
            <wp:wrapSquare wrapText="bothSides" distB="114300" distT="114300" distL="114300" distR="114300"/>
            <wp:docPr id="9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7287214" cy="1785677"/>
                    </a:xfrm>
                    <a:prstGeom prst="rect"/>
                    <a:ln/>
                  </pic:spPr>
                </pic:pic>
              </a:graphicData>
            </a:graphic>
          </wp:anchor>
        </w:drawing>
      </w:r>
    </w:p>
    <w:p w:rsidR="00000000" w:rsidDel="00000000" w:rsidP="00000000" w:rsidRDefault="00000000" w:rsidRPr="00000000" w14:paraId="00000303">
      <w:pPr>
        <w:spacing w:after="120" w:before="120" w:lineRule="auto"/>
        <w:jc w:val="left"/>
        <w:rPr/>
      </w:pPr>
      <w:r w:rsidDel="00000000" w:rsidR="00000000" w:rsidRPr="00000000">
        <w:rPr>
          <w:rtl w:val="0"/>
        </w:rPr>
      </w:r>
    </w:p>
    <w:p w:rsidR="00000000" w:rsidDel="00000000" w:rsidP="00000000" w:rsidRDefault="00000000" w:rsidRPr="00000000" w14:paraId="00000304">
      <w:pPr>
        <w:spacing w:after="120" w:before="120" w:lineRule="auto"/>
        <w:jc w:val="left"/>
        <w:rPr/>
      </w:pPr>
      <w:r w:rsidDel="00000000" w:rsidR="00000000" w:rsidRPr="00000000">
        <w:rPr>
          <w:rtl w:val="0"/>
        </w:rPr>
        <w:t xml:space="preserve">Figure 7. DataProviderAssociation between WeatherWarning and DataProvider represents the real world relationship between a weather warning and its supplemental information for where it came from. A complete list of associations and roles used in S-412 can be found in Annex A.</w:t>
      </w:r>
    </w:p>
    <w:p w:rsidR="00000000" w:rsidDel="00000000" w:rsidP="00000000" w:rsidRDefault="00000000" w:rsidRPr="00000000" w14:paraId="00000305">
      <w:pPr>
        <w:spacing w:after="120" w:before="120" w:lineRule="auto"/>
        <w:jc w:val="left"/>
        <w:rPr/>
      </w:pPr>
      <w:r w:rsidDel="00000000" w:rsidR="00000000" w:rsidRPr="00000000">
        <w:rPr>
          <w:rtl w:val="0"/>
        </w:rPr>
      </w:r>
    </w:p>
    <w:p w:rsidR="00000000" w:rsidDel="00000000" w:rsidP="00000000" w:rsidRDefault="00000000" w:rsidRPr="00000000" w14:paraId="00000306">
      <w:pPr>
        <w:pStyle w:val="Heading4"/>
        <w:numPr>
          <w:ilvl w:val="3"/>
          <w:numId w:val="9"/>
        </w:numPr>
        <w:tabs>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 w:val="left" w:leader="none" w:pos="940"/>
          <w:tab w:val="left" w:leader="none" w:pos="1140"/>
          <w:tab w:val="left" w:leader="none" w:pos="1360"/>
        </w:tabs>
        <w:ind w:left="864" w:hanging="864"/>
        <w:jc w:val="both"/>
        <w:rPr/>
      </w:pPr>
      <w:bookmarkStart w:colFirst="0" w:colLast="0" w:name="_heading=h.gbht7x34atye" w:id="34"/>
      <w:bookmarkEnd w:id="34"/>
      <w:r w:rsidDel="00000000" w:rsidR="00000000" w:rsidRPr="00000000">
        <w:rPr>
          <w:rtl w:val="0"/>
        </w:rPr>
        <w:t xml:space="preserve">Camel Case Rules</w:t>
      </w:r>
    </w:p>
    <w:p w:rsidR="00000000" w:rsidDel="00000000" w:rsidP="00000000" w:rsidRDefault="00000000" w:rsidRPr="00000000" w14:paraId="00000307">
      <w:pPr>
        <w:rPr/>
      </w:pPr>
      <w:r w:rsidDel="00000000" w:rsidR="00000000" w:rsidRPr="00000000">
        <w:rPr>
          <w:rtl w:val="0"/>
        </w:rPr>
        <w:t xml:space="preserve">All names in S-412 are unique in order to distinguish one from another. Further, camel case rules are applied in order to distinguish encoding values. Each class, package, type-specification and association name are concatenated and start with an uppercase letter with each subsequent word starting with a capital letter. Attribute and association role names are concatenated and start with a lower-case letter; subsequent words start with a capital letter.</w:t>
      </w:r>
    </w:p>
    <w:p w:rsidR="00000000" w:rsidDel="00000000" w:rsidP="00000000" w:rsidRDefault="00000000" w:rsidRPr="00000000" w14:paraId="00000308">
      <w:pPr>
        <w:rPr/>
      </w:pPr>
      <w:r w:rsidDel="00000000" w:rsidR="00000000" w:rsidRPr="00000000">
        <w:rPr>
          <w:rtl w:val="0"/>
        </w:rPr>
        <w:t xml:space="preserve">Example: The Wind Warning feature type is encoded as windWarning. The Date Time Range complex attribute type is encoded as dateTimeRange. </w:t>
      </w:r>
    </w:p>
    <w:p w:rsidR="00000000" w:rsidDel="00000000" w:rsidP="00000000" w:rsidRDefault="00000000" w:rsidRPr="00000000" w14:paraId="00000309">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2p2csry" w:id="35"/>
      <w:bookmarkEnd w:id="35"/>
      <w:r w:rsidDel="00000000" w:rsidR="00000000" w:rsidRPr="00000000">
        <w:rPr>
          <w:rtl w:val="0"/>
        </w:rPr>
        <w:t xml:space="preserve">Multiplicity Rules</w:t>
      </w:r>
    </w:p>
    <w:p w:rsidR="00000000" w:rsidDel="00000000" w:rsidP="00000000" w:rsidRDefault="00000000" w:rsidRPr="00000000" w14:paraId="0000030A">
      <w:pPr>
        <w:rPr/>
      </w:pPr>
      <w:r w:rsidDel="00000000" w:rsidR="00000000" w:rsidRPr="00000000">
        <w:rPr>
          <w:rtl w:val="0"/>
        </w:rPr>
        <w:t xml:space="preserve">In UML, all attributes are mandatory by default. Multiplicity rules are used for attributes and association role names to provide a way of describing optional and conditional attributes. In these rules, the first number represents the minimum number of instances that may exist; the second number represents the maximum number of instances that may exist. For example, 0..* means many, optional, zero or more; 1..* means at least one.</w:t>
      </w:r>
    </w:p>
    <w:p w:rsidR="00000000" w:rsidDel="00000000" w:rsidP="00000000" w:rsidRDefault="00000000" w:rsidRPr="00000000" w14:paraId="0000030B">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147n2zr" w:id="36"/>
      <w:bookmarkEnd w:id="36"/>
      <w:r w:rsidDel="00000000" w:rsidR="00000000" w:rsidRPr="00000000">
        <w:rPr>
          <w:rtl w:val="0"/>
        </w:rPr>
        <w:t xml:space="preserve">Inheritance</w:t>
      </w:r>
    </w:p>
    <w:p w:rsidR="00000000" w:rsidDel="00000000" w:rsidP="00000000" w:rsidRDefault="00000000" w:rsidRPr="00000000" w14:paraId="0000030C">
      <w:pPr>
        <w:rPr/>
      </w:pPr>
      <w:r w:rsidDel="00000000" w:rsidR="00000000" w:rsidRPr="00000000">
        <w:rPr>
          <w:rtl w:val="0"/>
        </w:rPr>
        <w:t xml:space="preserve">A hierarchical structure among S-412 feature types and information types exists in order to group similar concepts by definition, use cases or attribute sets. The base level of the hierarchy is commonly called the super-type and represents a generic concept. More specific concepts are the next level in the hierarchy and these are called sub-types. All sub-types inherit the properties of the super-type within the same hierarchical structure unless otherwise specified. Within S-412, inheritance creates flexibility for a data producer to utilise the appropriate feature based on their user’s needs.</w:t>
      </w:r>
    </w:p>
    <w:p w:rsidR="00000000" w:rsidDel="00000000" w:rsidP="00000000" w:rsidRDefault="00000000" w:rsidRPr="00000000" w14:paraId="0000030D">
      <w:pPr>
        <w:rPr/>
      </w:pPr>
      <w:r w:rsidDel="00000000" w:rsidR="00000000" w:rsidRPr="00000000">
        <w:rPr>
          <w:rtl w:val="0"/>
        </w:rPr>
        <w:t xml:space="preserve">In the WindWarning feature shown in Figure 2, WindWarning inherits all attributes and associations from the WeatherWarning abstract feature type.</w:t>
      </w:r>
    </w:p>
    <w:p w:rsidR="00000000" w:rsidDel="00000000" w:rsidP="00000000" w:rsidRDefault="00000000" w:rsidRPr="00000000" w14:paraId="0000030E">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3o7alnk" w:id="37"/>
      <w:bookmarkEnd w:id="37"/>
      <w:r w:rsidDel="00000000" w:rsidR="00000000" w:rsidRPr="00000000">
        <w:rPr>
          <w:rtl w:val="0"/>
        </w:rPr>
        <w:t xml:space="preserve">Spatial Quality</w:t>
      </w:r>
    </w:p>
    <w:p w:rsidR="00000000" w:rsidDel="00000000" w:rsidP="00000000" w:rsidRDefault="00000000" w:rsidRPr="00000000" w14:paraId="0000030F">
      <w:pPr>
        <w:rPr/>
      </w:pPr>
      <w:r w:rsidDel="00000000" w:rsidR="00000000" w:rsidRPr="00000000">
        <w:rPr>
          <w:rtl w:val="0"/>
        </w:rPr>
        <w:t xml:space="preserve">Spatial quality attributes are commonly carried by S-100 based product specifications in an information class called spatial quality</w:t>
      </w:r>
      <w:r w:rsidDel="00000000" w:rsidR="00000000" w:rsidRPr="00000000">
        <w:rPr>
          <w:b w:val="1"/>
          <w:rtl w:val="0"/>
        </w:rPr>
        <w:t xml:space="preserve"> </w:t>
      </w:r>
      <w:r w:rsidDel="00000000" w:rsidR="00000000" w:rsidRPr="00000000">
        <w:rPr>
          <w:rtl w:val="0"/>
        </w:rPr>
        <w:t xml:space="preserve">and describe the positional quality of an object. Because S-412 datasets are assumed to be composed of the highest quality position data available at the time of issuance, spatial quality attributes are not included in an S-412 dataset.</w:t>
      </w:r>
    </w:p>
    <w:p w:rsidR="00000000" w:rsidDel="00000000" w:rsidP="00000000" w:rsidRDefault="00000000" w:rsidRPr="00000000" w14:paraId="00000310">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23ckvvd" w:id="38"/>
      <w:bookmarkEnd w:id="38"/>
      <w:r w:rsidDel="00000000" w:rsidR="00000000" w:rsidRPr="00000000">
        <w:rPr>
          <w:rtl w:val="0"/>
        </w:rPr>
        <w:t xml:space="preserve">Temporal Quality</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There is a direct relationship between temporal quality and spatial quality with S-412 datasets. Because S-412 datasets are assumed to be composed of the highest quality position data available at the time of issuance, it is necessary to ensure the temporal quality of the dataset. Temporal quality ensures spatial quality.</w:t>
      </w:r>
    </w:p>
    <w:p w:rsidR="00000000" w:rsidDel="00000000" w:rsidP="00000000" w:rsidRDefault="00000000" w:rsidRPr="00000000" w14:paraId="00000312">
      <w:pPr>
        <w:rPr/>
      </w:pPr>
      <w:r w:rsidDel="00000000" w:rsidR="00000000" w:rsidRPr="00000000">
        <w:rPr>
          <w:rtl w:val="0"/>
        </w:rPr>
        <w:t xml:space="preserve">Various time attributes are carried by various features to ensure the end user is aware of when the dataset is published as well as when the data is valid. Together, these attributes in the data ensure the user is aware of the temporal quality of the data.</w:t>
      </w:r>
    </w:p>
    <w:p w:rsidR="00000000" w:rsidDel="00000000" w:rsidP="00000000" w:rsidRDefault="00000000" w:rsidRPr="00000000" w14:paraId="00000313">
      <w:pPr>
        <w:rPr/>
      </w:pPr>
      <w:r w:rsidDel="00000000" w:rsidR="00000000" w:rsidRPr="00000000">
        <w:rPr>
          <w:rtl w:val="0"/>
        </w:rPr>
        <w:t xml:space="preserve">Additionally, other time attributes are included to validate time across a dataset. For example, the issuedDateTime carried by </w:t>
      </w:r>
      <w:r w:rsidDel="00000000" w:rsidR="00000000" w:rsidRPr="00000000">
        <w:rPr>
          <w:rtl w:val="0"/>
        </w:rPr>
        <w:t xml:space="preserve">Weather Warning is also carried by Wind Warning.</w:t>
      </w:r>
      <w:r w:rsidDel="00000000" w:rsidR="00000000" w:rsidRPr="00000000">
        <w:rPr>
          <w:rtl w:val="0"/>
        </w:rPr>
        <w:t xml:space="preserve"> If these two attributes are not the same, the dataset should not validate. Each category of Weather Warnings (Wind, Significant Wave Height, Thunderstorm, etc) also has dateTimeRange attributes showing the start and end times for the warning periods. These measures are included to ensure the most current and spatially accurate datasets are available to the end user. Further information on these validation measures can be found in Annex F. </w:t>
      </w:r>
      <w:r w:rsidDel="00000000" w:rsidR="00000000" w:rsidRPr="00000000">
        <w:rPr>
          <w:rtl w:val="0"/>
        </w:rPr>
        <w:t xml:space="preserve">Additional time attributes such as cancellationDate and nextUpdateDateTime are discussed in section 4.4.2.</w:t>
      </w:r>
      <w:r w:rsidDel="00000000" w:rsidR="00000000" w:rsidRPr="00000000">
        <w:rPr>
          <w:rtl w:val="0"/>
        </w:rPr>
      </w:r>
    </w:p>
    <w:p w:rsidR="00000000" w:rsidDel="00000000" w:rsidP="00000000" w:rsidRDefault="00000000" w:rsidRPr="00000000" w14:paraId="00000314">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ihv636" w:id="39"/>
      <w:bookmarkEnd w:id="39"/>
      <w:r w:rsidDel="00000000" w:rsidR="00000000" w:rsidRPr="00000000">
        <w:rPr>
          <w:rtl w:val="0"/>
        </w:rPr>
        <w:t xml:space="preserve">Dataset Types</w:t>
      </w:r>
    </w:p>
    <w:p w:rsidR="00000000" w:rsidDel="00000000" w:rsidP="00000000" w:rsidRDefault="00000000" w:rsidRPr="00000000" w14:paraId="00000315">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32hioqz" w:id="40"/>
      <w:bookmarkEnd w:id="40"/>
      <w:r w:rsidDel="00000000" w:rsidR="00000000" w:rsidRPr="00000000">
        <w:rPr>
          <w:rtl w:val="0"/>
        </w:rPr>
        <w:t xml:space="preserve">Introduction</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dataset is a grouping of features, attributes, geometry, and metadata which comprises a specific geographic coverage.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Only one type of S-412 dataset is supported: 1) GML encoding for surface geometric primitive feature collections.</w:t>
      </w:r>
    </w:p>
    <w:p w:rsidR="00000000" w:rsidDel="00000000" w:rsidP="00000000" w:rsidRDefault="00000000" w:rsidRPr="00000000" w14:paraId="00000317">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1hmsyys" w:id="41"/>
      <w:bookmarkEnd w:id="41"/>
      <w:r w:rsidDel="00000000" w:rsidR="00000000" w:rsidRPr="00000000">
        <w:rPr>
          <w:rtl w:val="0"/>
        </w:rPr>
        <w:t xml:space="preserve">Time</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S-412 datasets can represent real-world phenomena in the present or future. Because of the unique nature of atmospheric and oceanographic concepts and their geographical changes in time, a variety of time attributes are included in S-412 to ensure instances of features are attributed correctly through time. Features or information types outside of the temporal range of a dataset shall not be included in a dataset. Time shall always be provided in Coordinated Universal Time (UTC). </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t xml:space="preserve">The dateTimeRange is a complex attribute consisting of simple attributes, dateTimeStart and dateTimeEnd, to allow certain features to define a specific temporal range.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dateTimeRange attribute is mandatory for each feature. This attribute provides data producers the flexibility to manage the temporal resolution of their datasets at the feature level and to concatenate data files in a manner which best suits their workflow and customer’s needs. In order for features to be portrayed, the user’s system must clearly indicate the dateTimeRange of a feature or a group of features if the values are the same. </w:t>
      </w:r>
      <w:r w:rsidDel="00000000" w:rsidR="00000000" w:rsidRPr="00000000">
        <w:rPr>
          <w:rtl w:val="0"/>
        </w:rPr>
        <w:t xml:space="preserve">Instances of this attribute may be used for data validation and to ensure temporal quality. </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t xml:space="preserve">Three other simple dateTime attributes (issuedDateTime, nextUpdateDateTime, and cancellationDate) are mandatory for each WeatherWarning and inherited into the sub-feature types. The issuedDateTime attribute provides a timestamp for when the WeatherWarning has been issued. The nextUpdateDateTime attribute provides the time information for the next expected WeatherWarning to be issued. The cancellationDate {is used to mark when a WeatherWarning is set to expire, or be cancelled}. More information about cancellationDate can be found in section {insert section}.</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Every time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attribute is associated with the abstract </w:t>
      </w:r>
      <w:r w:rsidDel="00000000" w:rsidR="00000000" w:rsidRPr="00000000">
        <w:rPr>
          <w:rtl w:val="0"/>
        </w:rPr>
        <w:t xml:space="preserv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eatherWarning feature type. Th</w:t>
      </w:r>
      <w:r w:rsidDel="00000000" w:rsidR="00000000" w:rsidRPr="00000000">
        <w:rPr>
          <w:rtl w:val="0"/>
        </w:rPr>
        <w:t xml:space="preserve">ese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attributes </w:t>
      </w:r>
      <w:r w:rsidDel="00000000" w:rsidR="00000000" w:rsidRPr="00000000">
        <w:rPr>
          <w:rtl w:val="0"/>
        </w:rPr>
        <w:t xml:space="preserve">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inherited by all sub-types of </w:t>
      </w:r>
      <w:r w:rsidDel="00000000" w:rsidR="00000000" w:rsidRPr="00000000">
        <w:rPr>
          <w:rtl w:val="0"/>
        </w:rPr>
        <w:t xml:space="preserv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eatherWarning (windWarning, significantWaveHeightWarning, iceAccretionWarning, restrictedVisibilityWarning, and thunderstormWarning). This is dem</w:t>
      </w:r>
      <w:r w:rsidDel="00000000" w:rsidR="00000000" w:rsidRPr="00000000">
        <w:rPr>
          <w:rtl w:val="0"/>
        </w:rPr>
        <w:t xml:space="preserve">onstrated in Figure 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2899410</wp:posOffset>
            </wp:positionH>
            <wp:positionV relativeFrom="paragraph">
              <wp:posOffset>928256</wp:posOffset>
            </wp:positionV>
            <wp:extent cx="2705735" cy="1894460"/>
            <wp:effectExtent b="0" l="0" r="0" t="0"/>
            <wp:wrapSquare wrapText="bothSides" distB="114300" distT="114300" distL="114300" distR="114300"/>
            <wp:docPr id="9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05735" cy="1894460"/>
                    </a:xfrm>
                    <a:prstGeom prst="rect"/>
                    <a:ln/>
                  </pic:spPr>
                </pic:pic>
              </a:graphicData>
            </a:graphic>
          </wp:anchor>
        </w:drawing>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297180</wp:posOffset>
            </wp:positionH>
            <wp:positionV relativeFrom="paragraph">
              <wp:posOffset>183572</wp:posOffset>
            </wp:positionV>
            <wp:extent cx="2300935" cy="1326051"/>
            <wp:effectExtent b="0" l="0" r="0" t="0"/>
            <wp:wrapSquare wrapText="bothSides" distB="114300" distT="114300" distL="114300" distR="114300"/>
            <wp:docPr id="10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300935" cy="1326051"/>
                    </a:xfrm>
                    <a:prstGeom prst="rect"/>
                    <a:ln/>
                  </pic:spPr>
                </pic:pic>
              </a:graphicData>
            </a:graphic>
          </wp:anchor>
        </w:drawing>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pPr>
      <w:r w:rsidDel="00000000" w:rsidR="00000000" w:rsidRPr="00000000">
        <w:rPr>
          <w:rtl w:val="0"/>
        </w:rPr>
      </w:r>
    </w:p>
    <w:p w:rsidR="00000000" w:rsidDel="00000000" w:rsidP="00000000" w:rsidRDefault="00000000" w:rsidRPr="00000000" w14:paraId="00000322">
      <w:pPr>
        <w:keepNext w:val="1"/>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left"/>
        <w:rPr/>
      </w:pPr>
      <w:r w:rsidDel="00000000" w:rsidR="00000000" w:rsidRPr="00000000">
        <w:rPr>
          <w:rtl w:val="0"/>
        </w:rPr>
      </w:r>
    </w:p>
    <w:p w:rsidR="00000000" w:rsidDel="00000000" w:rsidP="00000000" w:rsidRDefault="00000000" w:rsidRPr="00000000" w14:paraId="00000323">
      <w:pPr>
        <w:keepNext w:val="1"/>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center"/>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Figure 8. Time </w:t>
      </w:r>
      <w:r w:rsidDel="00000000" w:rsidR="00000000" w:rsidRPr="00000000">
        <w:rPr>
          <w:rtl w:val="0"/>
        </w:rPr>
        <w:t xml:space="preserve">attributes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associated with weatherWarning wh</w:t>
      </w:r>
      <w:r w:rsidDel="00000000" w:rsidR="00000000" w:rsidRPr="00000000">
        <w:rPr>
          <w:rtl w:val="0"/>
        </w:rPr>
        <w:t xml:space="preserve">ich are inherited to the sub-featuretypes.</w:t>
      </w:r>
      <w:r w:rsidDel="00000000" w:rsidR="00000000" w:rsidRPr="00000000">
        <w:rPr>
          <w:rtl w:val="0"/>
        </w:rPr>
      </w:r>
    </w:p>
    <w:p w:rsidR="00000000" w:rsidDel="00000000" w:rsidP="00000000" w:rsidRDefault="00000000" w:rsidRPr="00000000" w14:paraId="00000324">
      <w:pPr>
        <w:keepNext w:val="1"/>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41mghml" w:id="42"/>
      <w:bookmarkEnd w:id="42"/>
      <w:r w:rsidDel="00000000" w:rsidR="00000000" w:rsidRPr="00000000">
        <w:rPr>
          <w:rtl w:val="0"/>
        </w:rPr>
        <w:t xml:space="preserve">Multiple datasets</w:t>
      </w:r>
    </w:p>
    <w:p w:rsidR="00000000" w:rsidDel="00000000" w:rsidP="00000000" w:rsidRDefault="00000000" w:rsidRPr="00000000" w14:paraId="00000326">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In order to facilitate the efficient processing and exchange of S-412 data, S-412 data files will be split by the </w:t>
      </w:r>
      <w:r w:rsidDel="00000000" w:rsidR="00000000" w:rsidRPr="00000000">
        <w:rPr>
          <w:rtl w:val="0"/>
        </w:rPr>
        <w:t xml:space="preserve">time and date in which the file’s data is valid. </w:t>
      </w:r>
      <w:r w:rsidDel="00000000" w:rsidR="00000000" w:rsidRPr="00000000">
        <w:rPr>
          <w:rtl w:val="0"/>
        </w:rPr>
        <w:t xml:space="preserve"> </w:t>
      </w:r>
    </w:p>
    <w:p w:rsidR="00000000" w:rsidDel="00000000" w:rsidP="00000000" w:rsidRDefault="00000000" w:rsidRPr="00000000" w14:paraId="00000327">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r>
    </w:p>
    <w:p w:rsidR="00000000" w:rsidDel="00000000" w:rsidP="00000000" w:rsidRDefault="00000000" w:rsidRPr="00000000" w14:paraId="00000328">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jc w:val="both"/>
        <w:rPr/>
      </w:pPr>
      <w:bookmarkStart w:colFirst="0" w:colLast="0" w:name="_heading=h.2grqrue" w:id="43"/>
      <w:bookmarkEnd w:id="43"/>
      <w:r w:rsidDel="00000000" w:rsidR="00000000" w:rsidRPr="00000000">
        <w:rPr>
          <w:rtl w:val="0"/>
        </w:rPr>
        <w:t xml:space="preserve">Units of Measurement</w:t>
      </w: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sz w:val="18"/>
          <w:szCs w:val="18"/>
        </w:rPr>
      </w:pPr>
      <w:r w:rsidDel="00000000" w:rsidR="00000000" w:rsidRPr="00000000">
        <w:rPr>
          <w:sz w:val="18"/>
          <w:szCs w:val="18"/>
          <w:rtl w:val="0"/>
        </w:rPr>
        <w:t xml:space="preserve">Weather Warnings represent different types of phenomena, and thresholds categorize the severity of the warnings. Enumerated attributes are used to describe the thresholds for many weatherWarning sub-types including; windWarning, significantWaveHeightWarning, and iceAccretionWarning. For restrictedVisibility and thunderstormWarning feature types, units are determined at the feature level. More information about the units in each category are located in the definitions of each feature.</w:t>
      </w: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32B">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after="0" w:line="240" w:lineRule="auto"/>
        <w:ind w:left="576" w:hanging="576"/>
        <w:rPr/>
      </w:pPr>
      <w:bookmarkStart w:colFirst="0" w:colLast="0" w:name="_heading=h.vx1227" w:id="44"/>
      <w:bookmarkEnd w:id="44"/>
      <w:r w:rsidDel="00000000" w:rsidR="00000000" w:rsidRPr="00000000">
        <w:rPr>
          <w:rtl w:val="0"/>
        </w:rPr>
        <w:t xml:space="preserve">Geometry </w:t>
      </w:r>
    </w:p>
    <w:p w:rsidR="00000000" w:rsidDel="00000000" w:rsidP="00000000" w:rsidRDefault="00000000" w:rsidRPr="00000000" w14:paraId="0000032C">
      <w:pPr>
        <w:spacing w:after="0" w:line="240" w:lineRule="auto"/>
        <w:rPr/>
      </w:pPr>
      <w:r w:rsidDel="00000000" w:rsidR="00000000" w:rsidRPr="00000000">
        <w:rPr>
          <w:rtl w:val="0"/>
        </w:rPr>
      </w:r>
    </w:p>
    <w:p w:rsidR="00000000" w:rsidDel="00000000" w:rsidP="00000000" w:rsidRDefault="00000000" w:rsidRPr="00000000" w14:paraId="0000032D">
      <w:pPr>
        <w:spacing w:after="0" w:line="240" w:lineRule="auto"/>
        <w:rPr/>
      </w:pPr>
      <w:r w:rsidDel="00000000" w:rsidR="00000000" w:rsidRPr="00000000">
        <w:rPr>
          <w:rtl w:val="0"/>
        </w:rPr>
        <w:t xml:space="preserve">S-412 supports simple geometry that can be expressed in multiple configurations as described in ISO 19107:2003 clause 6.1.3. Only surface geometries represent S-412 features.</w:t>
      </w:r>
    </w:p>
    <w:p w:rsidR="00000000" w:rsidDel="00000000" w:rsidP="00000000" w:rsidRDefault="00000000" w:rsidRPr="00000000" w14:paraId="0000032E">
      <w:pPr>
        <w:spacing w:after="0" w:line="240" w:lineRule="auto"/>
        <w:rPr/>
      </w:pPr>
      <w:r w:rsidDel="00000000" w:rsidR="00000000" w:rsidRPr="00000000">
        <w:rPr>
          <w:rtl w:val="0"/>
        </w:rPr>
      </w:r>
    </w:p>
    <w:p w:rsidR="00000000" w:rsidDel="00000000" w:rsidP="00000000" w:rsidRDefault="00000000" w:rsidRPr="00000000" w14:paraId="0000032F">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3fwokq0" w:id="45"/>
      <w:bookmarkEnd w:id="45"/>
      <w:r w:rsidDel="00000000" w:rsidR="00000000" w:rsidRPr="00000000">
        <w:rPr>
          <w:rtl w:val="0"/>
        </w:rPr>
        <w:t xml:space="preserve">S-100 Level 3a Geometry</w:t>
      </w:r>
    </w:p>
    <w:p w:rsidR="00000000" w:rsidDel="00000000" w:rsidP="00000000" w:rsidRDefault="00000000" w:rsidRPr="00000000" w14:paraId="00000330">
      <w:pPr>
        <w:spacing w:line="240" w:lineRule="auto"/>
        <w:rPr/>
      </w:pPr>
      <w:r w:rsidDel="00000000" w:rsidR="00000000" w:rsidRPr="00000000">
        <w:rPr>
          <w:rtl w:val="0"/>
        </w:rPr>
        <w:t xml:space="preserve">The underlying geometry of an S-412 dataset is constrained to level 3a which supports 0, 1 and 2 geometric dimensional objects (points, curves and surfaces) as defined by S-100 Part 7 – Spatial Schema. This product specification uses only one type of geometry: GM_Polygon (GM_Surface).</w:t>
      </w:r>
    </w:p>
    <w:p w:rsidR="00000000" w:rsidDel="00000000" w:rsidP="00000000" w:rsidRDefault="00000000" w:rsidRPr="00000000" w14:paraId="00000331">
      <w:pPr>
        <w:spacing w:line="240" w:lineRule="auto"/>
        <w:rPr/>
      </w:pPr>
      <w:r w:rsidDel="00000000" w:rsidR="00000000" w:rsidRPr="00000000">
        <w:rPr>
          <w:rtl w:val="0"/>
        </w:rPr>
        <w:t xml:space="preserve">Level 3a is described by the following constraints:</w:t>
      </w:r>
    </w:p>
    <w:p w:rsidR="00000000" w:rsidDel="00000000" w:rsidP="00000000" w:rsidRDefault="00000000" w:rsidRPr="00000000" w14:paraId="00000332">
      <w:pPr>
        <w:numPr>
          <w:ilvl w:val="0"/>
          <w:numId w:val="8"/>
        </w:numPr>
        <w:spacing w:after="0" w:line="240" w:lineRule="auto"/>
        <w:ind w:left="1077" w:hanging="360"/>
        <w:rPr/>
      </w:pPr>
      <w:r w:rsidDel="00000000" w:rsidR="00000000" w:rsidRPr="00000000">
        <w:rPr>
          <w:rtl w:val="0"/>
        </w:rPr>
        <w:t xml:space="preserve">Each curve must reference a start and end point (they may be the same).</w:t>
      </w:r>
    </w:p>
    <w:p w:rsidR="00000000" w:rsidDel="00000000" w:rsidP="00000000" w:rsidRDefault="00000000" w:rsidRPr="00000000" w14:paraId="00000333">
      <w:pPr>
        <w:numPr>
          <w:ilvl w:val="0"/>
          <w:numId w:val="8"/>
        </w:numPr>
        <w:spacing w:after="0" w:line="240" w:lineRule="auto"/>
        <w:ind w:left="1077" w:hanging="360"/>
        <w:rPr/>
      </w:pPr>
      <w:r w:rsidDel="00000000" w:rsidR="00000000" w:rsidRPr="00000000">
        <w:rPr>
          <w:rtl w:val="0"/>
        </w:rPr>
        <w:t xml:space="preserve">Curves must not self-intersect. See Figure 9</w:t>
      </w:r>
    </w:p>
    <w:p w:rsidR="00000000" w:rsidDel="00000000" w:rsidP="00000000" w:rsidRDefault="00000000" w:rsidRPr="00000000" w14:paraId="00000334">
      <w:pPr>
        <w:numPr>
          <w:ilvl w:val="0"/>
          <w:numId w:val="8"/>
        </w:numPr>
        <w:spacing w:after="0" w:line="240" w:lineRule="auto"/>
        <w:ind w:left="1077" w:hanging="360"/>
        <w:rPr/>
      </w:pPr>
      <w:r w:rsidDel="00000000" w:rsidR="00000000" w:rsidRPr="00000000">
        <w:rPr>
          <w:rtl w:val="0"/>
        </w:rPr>
        <w:t xml:space="preserve">Areas are represented by a closed loop of curves beginning and ending at a common point.</w:t>
      </w:r>
    </w:p>
    <w:p w:rsidR="00000000" w:rsidDel="00000000" w:rsidP="00000000" w:rsidRDefault="00000000" w:rsidRPr="00000000" w14:paraId="00000335">
      <w:pPr>
        <w:numPr>
          <w:ilvl w:val="0"/>
          <w:numId w:val="8"/>
        </w:numPr>
        <w:spacing w:after="0" w:line="240" w:lineRule="auto"/>
        <w:ind w:left="1077" w:hanging="360"/>
        <w:rPr/>
      </w:pPr>
      <w:r w:rsidDel="00000000" w:rsidR="00000000" w:rsidRPr="00000000">
        <w:rPr>
          <w:rtl w:val="0"/>
        </w:rPr>
        <w:t xml:space="preserve">In the case of areas with holes, all internal boundaries must be completely contained within the external boundary and the internal boundaries must not intersect each other or the external boundary. Internal boundaries may touch tangentially (i.e. at one point). See Figure 9.</w:t>
      </w:r>
    </w:p>
    <w:p w:rsidR="00000000" w:rsidDel="00000000" w:rsidP="00000000" w:rsidRDefault="00000000" w:rsidRPr="00000000" w14:paraId="00000336">
      <w:pPr>
        <w:numPr>
          <w:ilvl w:val="0"/>
          <w:numId w:val="8"/>
        </w:numPr>
        <w:spacing w:after="0" w:line="240" w:lineRule="auto"/>
        <w:ind w:left="1077" w:hanging="360"/>
        <w:rPr/>
      </w:pPr>
      <w:r w:rsidDel="00000000" w:rsidR="00000000" w:rsidRPr="00000000">
        <w:rPr>
          <w:rtl w:val="0"/>
        </w:rPr>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9.</w:t>
      </w:r>
    </w:p>
    <w:p w:rsidR="00000000" w:rsidDel="00000000" w:rsidP="00000000" w:rsidRDefault="00000000" w:rsidRPr="00000000" w14:paraId="00000337">
      <w:pPr>
        <w:keepNext w:val="1"/>
        <w:spacing w:line="240" w:lineRule="auto"/>
        <w:jc w:val="center"/>
        <w:rPr/>
      </w:pPr>
      <w:r w:rsidDel="00000000" w:rsidR="00000000" w:rsidRPr="00000000">
        <w:rPr>
          <w:color w:val="000000"/>
        </w:rPr>
        <w:drawing>
          <wp:inline distB="0" distT="0" distL="0" distR="0">
            <wp:extent cx="3925847" cy="2944383"/>
            <wp:effectExtent b="0" l="0" r="0" t="0"/>
            <wp:docPr id="105"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3925847" cy="2944383"/>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Level 3a geometric rules.</w:t>
      </w:r>
      <w:r w:rsidDel="00000000" w:rsidR="00000000" w:rsidRPr="00000000">
        <w:rPr>
          <w:rtl w:val="0"/>
        </w:rPr>
      </w:r>
    </w:p>
    <w:p w:rsidR="00000000" w:rsidDel="00000000" w:rsidP="00000000" w:rsidRDefault="00000000" w:rsidRPr="00000000" w14:paraId="00000339">
      <w:pPr>
        <w:spacing w:line="240" w:lineRule="auto"/>
        <w:rPr/>
      </w:pPr>
      <w:r w:rsidDel="00000000" w:rsidR="00000000" w:rsidRPr="00000000">
        <w:rPr>
          <w:rtl w:val="0"/>
        </w:rPr>
      </w:r>
    </w:p>
    <w:p w:rsidR="00000000" w:rsidDel="00000000" w:rsidP="00000000" w:rsidRDefault="00000000" w:rsidRPr="00000000" w14:paraId="0000033A">
      <w:pPr>
        <w:spacing w:line="240" w:lineRule="auto"/>
        <w:rPr/>
      </w:pPr>
      <w:r w:rsidDel="00000000" w:rsidR="00000000" w:rsidRPr="00000000">
        <w:rPr>
          <w:rtl w:val="0"/>
        </w:rPr>
        <w:t xml:space="preserve">S-412 further constraints Level 3a with the following:</w:t>
      </w:r>
    </w:p>
    <w:p w:rsidR="00000000" w:rsidDel="00000000" w:rsidP="00000000" w:rsidRDefault="00000000" w:rsidRPr="00000000" w14:paraId="000003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Coincident linear geometry must be avoided when there is a dependency between features. </w:t>
      </w:r>
    </w:p>
    <w:p w:rsidR="00000000" w:rsidDel="00000000" w:rsidP="00000000" w:rsidRDefault="00000000" w:rsidRPr="00000000" w14:paraId="000003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Curve interpolation may be utilised to represent a variety of curve types. Curve interpolation may also be utilised for inner and outer boundaries for polygons. </w:t>
      </w:r>
    </w:p>
    <w:p w:rsidR="00000000" w:rsidDel="00000000" w:rsidP="00000000" w:rsidRDefault="00000000" w:rsidRPr="00000000" w14:paraId="0000033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exception of curved interpolations, all multi-geometries must be split into single geometries.</w:t>
      </w:r>
    </w:p>
    <w:p w:rsidR="00000000" w:rsidDel="00000000" w:rsidP="00000000" w:rsidRDefault="00000000" w:rsidRPr="00000000" w14:paraId="0000033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Curves, including interpolations, and areas should avoid crossing the 180° longitude.</w:t>
      </w:r>
    </w:p>
    <w:p w:rsidR="00000000" w:rsidDel="00000000" w:rsidP="00000000" w:rsidRDefault="00000000" w:rsidRPr="00000000" w14:paraId="0000033F">
      <w:pPr>
        <w:keepLines w:val="1"/>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spacing w:after="0" w:line="240" w:lineRule="auto"/>
        <w:ind w:left="360" w:firstLine="0"/>
        <w:rPr/>
      </w:pPr>
      <w:r w:rsidDel="00000000" w:rsidR="00000000" w:rsidRPr="00000000">
        <w:rPr>
          <w:rtl w:val="0"/>
        </w:rPr>
      </w:r>
    </w:p>
    <w:p w:rsidR="00000000" w:rsidDel="00000000" w:rsidP="00000000" w:rsidRDefault="00000000" w:rsidRPr="00000000" w14:paraId="00000340">
      <w:pPr>
        <w:tabs>
          <w:tab w:val="left" w:leader="none" w:pos="400"/>
          <w:tab w:val="left" w:leader="none" w:pos="560"/>
          <w:tab w:val="left" w:leader="none" w:pos="400"/>
          <w:tab w:val="left" w:leader="none" w:pos="560"/>
        </w:tabs>
        <w:rPr/>
      </w:pPr>
      <w:r w:rsidDel="00000000" w:rsidR="00000000" w:rsidRPr="00000000">
        <w:rPr>
          <w:rtl w:val="0"/>
        </w:rPr>
        <w:t xml:space="preserve">Examples illustrating the variety of ways geometry may be represented in an S-412 GML data file are provided in </w:t>
      </w:r>
      <w:hyperlink w:anchor="_heading=h.f064n68ovbm">
        <w:r w:rsidDel="00000000" w:rsidR="00000000" w:rsidRPr="00000000">
          <w:rPr>
            <w:b w:val="1"/>
            <w:rtl w:val="0"/>
          </w:rPr>
          <w:t xml:space="preserve">Annex E</w:t>
        </w:r>
      </w:hyperlink>
      <w:r w:rsidDel="00000000" w:rsidR="00000000" w:rsidRPr="00000000">
        <w:rPr>
          <w:rtl w:val="0"/>
        </w:rPr>
        <w:t xml:space="preserve">.</w:t>
      </w:r>
    </w:p>
    <w:p w:rsidR="00000000" w:rsidDel="00000000" w:rsidP="00000000" w:rsidRDefault="00000000" w:rsidRPr="00000000" w14:paraId="00000341">
      <w:pPr>
        <w:tabs>
          <w:tab w:val="left" w:leader="none" w:pos="400"/>
          <w:tab w:val="left" w:leader="none" w:pos="560"/>
          <w:tab w:val="left" w:leader="none" w:pos="400"/>
          <w:tab w:val="left" w:leader="none" w:pos="560"/>
        </w:tabs>
        <w:rPr/>
      </w:pPr>
      <w:r w:rsidDel="00000000" w:rsidR="00000000" w:rsidRPr="00000000">
        <w:rPr>
          <w:rtl w:val="0"/>
        </w:rPr>
      </w:r>
    </w:p>
    <w:p w:rsidR="00000000" w:rsidDel="00000000" w:rsidP="00000000" w:rsidRDefault="00000000" w:rsidRPr="00000000" w14:paraId="00000342">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nkvy3k3mjxv7" w:id="46"/>
      <w:bookmarkEnd w:id="46"/>
      <w:r w:rsidDel="00000000" w:rsidR="00000000" w:rsidRPr="00000000">
        <w:rPr>
          <w:rtl w:val="0"/>
        </w:rPr>
        <w:t xml:space="preserve">Coordinate Reference Systems (CRS)</w:t>
      </w:r>
    </w:p>
    <w:p w:rsidR="00000000" w:rsidDel="00000000" w:rsidP="00000000" w:rsidRDefault="00000000" w:rsidRPr="00000000" w14:paraId="00000343">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f1mdlm" w:id="47"/>
      <w:bookmarkEnd w:id="47"/>
      <w:r w:rsidDel="00000000" w:rsidR="00000000" w:rsidRPr="00000000">
        <w:rPr>
          <w:rtl w:val="0"/>
        </w:rPr>
        <w:t xml:space="preserve">Introduction </w:t>
      </w:r>
    </w:p>
    <w:p w:rsidR="00000000" w:rsidDel="00000000" w:rsidP="00000000" w:rsidRDefault="00000000" w:rsidRPr="00000000" w14:paraId="00000344">
      <w:pPr>
        <w:spacing w:after="0" w:line="240" w:lineRule="auto"/>
        <w:jc w:val="left"/>
        <w:rPr/>
      </w:pPr>
      <w:bookmarkStart w:colFirst="0" w:colLast="0" w:name="_heading=h.2u6wntf" w:id="48"/>
      <w:bookmarkEnd w:id="48"/>
      <w:r w:rsidDel="00000000" w:rsidR="00000000" w:rsidRPr="00000000">
        <w:rPr>
          <w:rtl w:val="0"/>
        </w:rPr>
        <w:t xml:space="preserve">When describing geographic information, it is common practice to separate the horizontal and vertical part of a position. This leads to 2D Coordinate Reference Systems for the horizontal positions and 1D Coordinate Reference Systems for the vertical positions. </w:t>
      </w:r>
    </w:p>
    <w:p w:rsidR="00000000" w:rsidDel="00000000" w:rsidP="00000000" w:rsidRDefault="00000000" w:rsidRPr="00000000" w14:paraId="00000345">
      <w:pPr>
        <w:spacing w:after="0" w:line="240" w:lineRule="auto"/>
        <w:jc w:val="left"/>
        <w:rPr/>
      </w:pPr>
      <w:r w:rsidDel="00000000" w:rsidR="00000000" w:rsidRPr="00000000">
        <w:rPr>
          <w:rtl w:val="0"/>
        </w:rPr>
      </w:r>
    </w:p>
    <w:p w:rsidR="00000000" w:rsidDel="00000000" w:rsidP="00000000" w:rsidRDefault="00000000" w:rsidRPr="00000000" w14:paraId="00000346">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9c6y18" w:id="49"/>
      <w:bookmarkEnd w:id="49"/>
      <w:r w:rsidDel="00000000" w:rsidR="00000000" w:rsidRPr="00000000">
        <w:rPr>
          <w:rtl w:val="0"/>
        </w:rPr>
        <w:t xml:space="preserve">Horizontal Coordinate Reference System</w:t>
      </w:r>
    </w:p>
    <w:p w:rsidR="00000000" w:rsidDel="00000000" w:rsidP="00000000" w:rsidRDefault="00000000" w:rsidRPr="00000000" w14:paraId="00000347">
      <w:pPr>
        <w:spacing w:after="0" w:line="240" w:lineRule="auto"/>
        <w:jc w:val="left"/>
        <w:rPr/>
      </w:pPr>
      <w:r w:rsidDel="00000000" w:rsidR="00000000" w:rsidRPr="00000000">
        <w:rPr>
          <w:rtl w:val="0"/>
        </w:rPr>
        <w:t xml:space="preserve">The horizontal coordinate reference system used for this product specification is World Geodetic System 1984 (WGS 84) which is defined by the European Petroleum Survey Group (EPSG) code 4326. The longitude is stored as a negative number to represent a position west of the prime meridian. Latitude is stored as a negative number to represent a position south of the equator.</w:t>
      </w:r>
    </w:p>
    <w:p w:rsidR="00000000" w:rsidDel="00000000" w:rsidP="00000000" w:rsidRDefault="00000000" w:rsidRPr="00000000" w14:paraId="00000348">
      <w:pPr>
        <w:spacing w:after="0" w:line="240" w:lineRule="auto"/>
        <w:jc w:val="left"/>
        <w:rPr/>
      </w:pPr>
      <w:r w:rsidDel="00000000" w:rsidR="00000000" w:rsidRPr="00000000">
        <w:rPr>
          <w:rtl w:val="0"/>
        </w:rPr>
      </w:r>
    </w:p>
    <w:p w:rsidR="00000000" w:rsidDel="00000000" w:rsidP="00000000" w:rsidRDefault="00000000" w:rsidRPr="00000000" w14:paraId="00000349">
      <w:pPr>
        <w:spacing w:after="0" w:line="240" w:lineRule="auto"/>
        <w:jc w:val="left"/>
        <w:rPr/>
      </w:pPr>
      <w:r w:rsidDel="00000000" w:rsidR="00000000" w:rsidRPr="00000000">
        <w:rPr>
          <w:rtl w:val="0"/>
        </w:rPr>
      </w:r>
    </w:p>
    <w:p w:rsidR="00000000" w:rsidDel="00000000" w:rsidP="00000000" w:rsidRDefault="00000000" w:rsidRPr="00000000" w14:paraId="0000034A">
      <w:pPr>
        <w:spacing w:after="0" w:line="360" w:lineRule="auto"/>
        <w:rPr/>
      </w:pPr>
      <w:bookmarkStart w:colFirst="0" w:colLast="0" w:name="_heading=h.3tbugp1" w:id="50"/>
      <w:bookmarkEnd w:id="50"/>
      <w:r w:rsidDel="00000000" w:rsidR="00000000" w:rsidRPr="00000000">
        <w:rPr>
          <w:b w:val="1"/>
          <w:rtl w:val="0"/>
        </w:rPr>
        <w:t xml:space="preserve">Horizontal coordinate reference system:</w:t>
      </w:r>
      <w:r w:rsidDel="00000000" w:rsidR="00000000" w:rsidRPr="00000000">
        <w:rPr>
          <w:rtl w:val="0"/>
        </w:rPr>
        <w:t xml:space="preserve"> </w:t>
        <w:tab/>
        <w:t xml:space="preserve">EPSG:4326 (WGS84)</w:t>
      </w:r>
    </w:p>
    <w:p w:rsidR="00000000" w:rsidDel="00000000" w:rsidP="00000000" w:rsidRDefault="00000000" w:rsidRPr="00000000" w14:paraId="0000034B">
      <w:pPr>
        <w:spacing w:after="0" w:line="360" w:lineRule="auto"/>
        <w:rPr/>
      </w:pPr>
      <w:bookmarkStart w:colFirst="0" w:colLast="0" w:name="_heading=h.28h4qwu" w:id="51"/>
      <w:bookmarkEnd w:id="51"/>
      <w:r w:rsidDel="00000000" w:rsidR="00000000" w:rsidRPr="00000000">
        <w:rPr>
          <w:b w:val="1"/>
          <w:rtl w:val="0"/>
        </w:rPr>
        <w:t xml:space="preserve">Projection: </w:t>
        <w:tab/>
        <w:tab/>
        <w:tab/>
        <w:tab/>
        <w:tab/>
      </w:r>
      <w:r w:rsidDel="00000000" w:rsidR="00000000" w:rsidRPr="00000000">
        <w:rPr>
          <w:rtl w:val="0"/>
        </w:rPr>
        <w:t xml:space="preserve">None</w:t>
      </w:r>
    </w:p>
    <w:p w:rsidR="00000000" w:rsidDel="00000000" w:rsidP="00000000" w:rsidRDefault="00000000" w:rsidRPr="00000000" w14:paraId="0000034C">
      <w:pPr>
        <w:spacing w:after="0" w:line="360" w:lineRule="auto"/>
        <w:rPr/>
      </w:pPr>
      <w:bookmarkStart w:colFirst="0" w:colLast="0" w:name="_heading=h.nmf14n" w:id="52"/>
      <w:bookmarkEnd w:id="52"/>
      <w:r w:rsidDel="00000000" w:rsidR="00000000" w:rsidRPr="00000000">
        <w:rPr>
          <w:b w:val="1"/>
          <w:rtl w:val="0"/>
        </w:rPr>
        <w:t xml:space="preserve">Coordinate reference system registry:</w:t>
      </w:r>
      <w:r w:rsidDel="00000000" w:rsidR="00000000" w:rsidRPr="00000000">
        <w:rPr>
          <w:rtl w:val="0"/>
        </w:rPr>
        <w:t xml:space="preserve"> </w:t>
        <w:tab/>
      </w:r>
      <w:hyperlink r:id="rId49">
        <w:r w:rsidDel="00000000" w:rsidR="00000000" w:rsidRPr="00000000">
          <w:rPr>
            <w:color w:val="0000ff"/>
            <w:u w:val="single"/>
            <w:rtl w:val="0"/>
          </w:rPr>
          <w:t xml:space="preserve">EPSG Geodetic Parameter Registry</w:t>
        </w:r>
      </w:hyperlink>
      <w:r w:rsidDel="00000000" w:rsidR="00000000" w:rsidRPr="00000000">
        <w:rPr>
          <w:rtl w:val="0"/>
        </w:rPr>
        <w:t xml:space="preserve"> </w:t>
      </w:r>
    </w:p>
    <w:p w:rsidR="00000000" w:rsidDel="00000000" w:rsidP="00000000" w:rsidRDefault="00000000" w:rsidRPr="00000000" w14:paraId="0000034D">
      <w:pPr>
        <w:spacing w:after="0" w:line="360" w:lineRule="auto"/>
        <w:rPr/>
      </w:pPr>
      <w:bookmarkStart w:colFirst="0" w:colLast="0" w:name="_heading=h.37m2jsg" w:id="53"/>
      <w:bookmarkEnd w:id="53"/>
      <w:r w:rsidDel="00000000" w:rsidR="00000000" w:rsidRPr="00000000">
        <w:rPr>
          <w:b w:val="1"/>
          <w:rtl w:val="0"/>
        </w:rPr>
        <w:t xml:space="preserve">Date type (according to ISO 19115):</w:t>
      </w:r>
      <w:r w:rsidDel="00000000" w:rsidR="00000000" w:rsidRPr="00000000">
        <w:rPr>
          <w:rtl w:val="0"/>
        </w:rPr>
        <w:t xml:space="preserve">  </w:t>
        <w:tab/>
        <w:tab/>
        <w:t xml:space="preserve">002- publication</w:t>
      </w:r>
    </w:p>
    <w:p w:rsidR="00000000" w:rsidDel="00000000" w:rsidP="00000000" w:rsidRDefault="00000000" w:rsidRPr="00000000" w14:paraId="0000034E">
      <w:pPr>
        <w:spacing w:after="0" w:line="360" w:lineRule="auto"/>
        <w:ind w:left="4320" w:hanging="4320"/>
        <w:rPr/>
      </w:pPr>
      <w:bookmarkStart w:colFirst="0" w:colLast="0" w:name="_heading=h.1mrcu09" w:id="54"/>
      <w:bookmarkEnd w:id="54"/>
      <w:r w:rsidDel="00000000" w:rsidR="00000000" w:rsidRPr="00000000">
        <w:rPr>
          <w:b w:val="1"/>
          <w:rtl w:val="0"/>
        </w:rPr>
        <w:t xml:space="preserve">Responsible party:</w:t>
      </w:r>
      <w:r w:rsidDel="00000000" w:rsidR="00000000" w:rsidRPr="00000000">
        <w:rPr>
          <w:rtl w:val="0"/>
        </w:rPr>
        <w:t xml:space="preserve">  </w:t>
        <w:tab/>
        <w:t xml:space="preserve">International Association of Oil and Gas Producers (IOGP)</w:t>
      </w:r>
    </w:p>
    <w:p w:rsidR="00000000" w:rsidDel="00000000" w:rsidP="00000000" w:rsidRDefault="00000000" w:rsidRPr="00000000" w14:paraId="0000034F">
      <w:pPr>
        <w:spacing w:after="0" w:line="360" w:lineRule="auto"/>
        <w:ind w:left="4320" w:hanging="4320"/>
        <w:rPr/>
      </w:pPr>
      <w:r w:rsidDel="00000000" w:rsidR="00000000" w:rsidRPr="00000000">
        <w:rPr>
          <w:b w:val="1"/>
          <w:rtl w:val="0"/>
        </w:rPr>
        <w:t xml:space="preserve">URL:</w:t>
      </w:r>
      <w:r w:rsidDel="00000000" w:rsidR="00000000" w:rsidRPr="00000000">
        <w:rPr>
          <w:rtl w:val="0"/>
        </w:rPr>
        <w:tab/>
        <w:t xml:space="preserve">http://www.iogp.org/</w:t>
      </w:r>
    </w:p>
    <w:p w:rsidR="00000000" w:rsidDel="00000000" w:rsidP="00000000" w:rsidRDefault="00000000" w:rsidRPr="00000000" w14:paraId="00000350">
      <w:pPr>
        <w:spacing w:after="0" w:line="360" w:lineRule="auto"/>
        <w:rPr>
          <w:color w:val="ff0000"/>
        </w:rPr>
      </w:pPr>
      <w:r w:rsidDel="00000000" w:rsidR="00000000" w:rsidRPr="00000000">
        <w:rPr>
          <w:rtl w:val="0"/>
        </w:rPr>
      </w:r>
    </w:p>
    <w:p w:rsidR="00000000" w:rsidDel="00000000" w:rsidP="00000000" w:rsidRDefault="00000000" w:rsidRPr="00000000" w14:paraId="00000351">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6r0co2" w:id="55"/>
      <w:bookmarkEnd w:id="55"/>
      <w:r w:rsidDel="00000000" w:rsidR="00000000" w:rsidRPr="00000000">
        <w:rPr>
          <w:rtl w:val="0"/>
        </w:rPr>
        <w:t xml:space="preserve">Vertical Coordinate Reference System</w:t>
      </w:r>
    </w:p>
    <w:p w:rsidR="00000000" w:rsidDel="00000000" w:rsidP="00000000" w:rsidRDefault="00000000" w:rsidRPr="00000000" w14:paraId="00000352">
      <w:pPr>
        <w:rPr/>
      </w:pPr>
      <w:r w:rsidDel="00000000" w:rsidR="00000000" w:rsidRPr="00000000">
        <w:rPr>
          <w:rtl w:val="0"/>
        </w:rPr>
        <w:t xml:space="preserve">This product specification does not apply to meteorological or oceanographic features at multiple vertical levels. All Weather Warning polygons are developed as overlays within ECS and thus are valid at the vertical datum defined by the ENC. </w:t>
      </w:r>
    </w:p>
    <w:p w:rsidR="00000000" w:rsidDel="00000000" w:rsidP="00000000" w:rsidRDefault="00000000" w:rsidRPr="00000000" w14:paraId="00000353">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lwamvv" w:id="56"/>
      <w:bookmarkEnd w:id="56"/>
      <w:r w:rsidDel="00000000" w:rsidR="00000000" w:rsidRPr="00000000">
        <w:rPr>
          <w:rtl w:val="0"/>
        </w:rPr>
        <w:t xml:space="preserve">Temporal Reference System</w:t>
      </w:r>
    </w:p>
    <w:p w:rsidR="00000000" w:rsidDel="00000000" w:rsidP="00000000" w:rsidRDefault="00000000" w:rsidRPr="00000000" w14:paraId="00000354">
      <w:pPr>
        <w:rPr/>
      </w:pPr>
      <w:r w:rsidDel="00000000" w:rsidR="00000000" w:rsidRPr="00000000">
        <w:rPr>
          <w:rtl w:val="0"/>
        </w:rPr>
        <w:t xml:space="preserve">The Marine Weather Warnings Product Specification applies to meteorological features valid at specific times. The temporal reference system used is the Gregorian calendar for date and UTC for time. Time is measured by reference to Calendar dates and Clock time in accordance with ISO 19108:2002 Temporal Schema clause 5.4.4. Times must be in UTC and follow the following 25-character format: yyyymmddThhmmss.</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111kx3o" w:id="57"/>
      <w:bookmarkEnd w:id="57"/>
      <w:r w:rsidDel="00000000" w:rsidR="00000000" w:rsidRPr="00000000">
        <w:rPr>
          <w:rtl w:val="0"/>
        </w:rPr>
        <w:t xml:space="preserve">Data Quality</w:t>
      </w:r>
      <w:r w:rsidDel="00000000" w:rsidR="00000000" w:rsidRPr="00000000">
        <w:rPr>
          <w:rtl w:val="0"/>
        </w:rPr>
      </w:r>
    </w:p>
    <w:p w:rsidR="00000000" w:rsidDel="00000000" w:rsidP="00000000" w:rsidRDefault="00000000" w:rsidRPr="00000000" w14:paraId="00000357">
      <w:pPr>
        <w:spacing w:after="0" w:lineRule="auto"/>
        <w:jc w:val="left"/>
        <w:rPr/>
      </w:pPr>
      <w:r w:rsidDel="00000000" w:rsidR="00000000" w:rsidRPr="00000000">
        <w:rPr>
          <w:rtl w:val="0"/>
        </w:rPr>
        <w:t xml:space="preserve">Datasets conforming to S-412 should always be created with the best available source information. Weather service providers recognized by the WMO shall be the distributor of datasets for each respective METAREA. All Marine Weather Warning information covering winds, waves, ice accretion, thunderstorms, and restricted visibility should be complete and in compliance with this Product Specification. The quality of the information can be verified with the text provided in the GMDSS. </w:t>
      </w:r>
    </w:p>
    <w:p w:rsidR="00000000" w:rsidDel="00000000" w:rsidP="00000000" w:rsidRDefault="00000000" w:rsidRPr="00000000" w14:paraId="00000358">
      <w:pPr>
        <w:spacing w:after="0" w:lineRule="auto"/>
        <w:jc w:val="left"/>
        <w:rPr/>
      </w:pPr>
      <w:r w:rsidDel="00000000" w:rsidR="00000000" w:rsidRPr="00000000">
        <w:rPr>
          <w:rtl w:val="0"/>
        </w:rPr>
      </w:r>
    </w:p>
    <w:p w:rsidR="00000000" w:rsidDel="00000000" w:rsidP="00000000" w:rsidRDefault="00000000" w:rsidRPr="00000000" w14:paraId="00000359">
      <w:pPr>
        <w:spacing w:after="0" w:lineRule="auto"/>
        <w:jc w:val="left"/>
        <w:rPr/>
      </w:pPr>
      <w:r w:rsidDel="00000000" w:rsidR="00000000" w:rsidRPr="00000000">
        <w:rPr>
          <w:rtl w:val="0"/>
        </w:rPr>
        <w:t xml:space="preserve">Marine Weather Warning information is assumed to be of high quality and guaranteed by the processes employed by data providers. Quality of S-412 products depends on the combined quality of many inputs including observed, mathematically-predicted, or model-driven weather data. </w:t>
      </w:r>
    </w:p>
    <w:p w:rsidR="00000000" w:rsidDel="00000000" w:rsidP="00000000" w:rsidRDefault="00000000" w:rsidRPr="00000000" w14:paraId="0000035A">
      <w:pPr>
        <w:spacing w:after="0" w:lineRule="auto"/>
        <w:jc w:val="left"/>
        <w:rPr/>
      </w:pPr>
      <w:r w:rsidDel="00000000" w:rsidR="00000000" w:rsidRPr="00000000">
        <w:rPr>
          <w:rtl w:val="0"/>
        </w:rPr>
        <w:t xml:space="preserve">S-412 products must be validated with the S-412 specific validation checks prior to release by the data producer. The data producer must review the check results and address any issues to ensure sufficient quality of the data products. The checks are a mixture of data format validation, conformance to standards, completeness and logical consistency. These validation checks are listed in Annex F.</w:t>
      </w:r>
    </w:p>
    <w:p w:rsidR="00000000" w:rsidDel="00000000" w:rsidP="00000000" w:rsidRDefault="00000000" w:rsidRPr="00000000" w14:paraId="0000035B">
      <w:p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0" w:firstLine="0"/>
        <w:rPr/>
      </w:pPr>
      <w:r w:rsidDel="00000000" w:rsidR="00000000" w:rsidRPr="00000000">
        <w:rPr>
          <w:rtl w:val="0"/>
        </w:rPr>
      </w:r>
    </w:p>
    <w:p w:rsidR="00000000" w:rsidDel="00000000" w:rsidP="00000000" w:rsidRDefault="00000000" w:rsidRPr="00000000" w14:paraId="0000035C">
      <w:pPr>
        <w:pStyle w:val="Heading2"/>
        <w:numPr>
          <w:ilvl w:val="1"/>
          <w:numId w:val="9"/>
        </w:numPr>
        <w:tabs>
          <w:tab w:val="left" w:leader="none" w:pos="540"/>
          <w:tab w:val="left" w:leader="none" w:pos="70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576" w:hanging="576"/>
        <w:rPr/>
      </w:pPr>
      <w:bookmarkStart w:colFirst="0" w:colLast="0" w:name="_heading=h.8j6h2hkbb0bt" w:id="58"/>
      <w:bookmarkEnd w:id="58"/>
      <w:r w:rsidDel="00000000" w:rsidR="00000000" w:rsidRPr="00000000">
        <w:rPr>
          <w:rtl w:val="0"/>
        </w:rPr>
        <w:t xml:space="preserve">Completeness</w:t>
      </w:r>
    </w:p>
    <w:p w:rsidR="00000000" w:rsidDel="00000000" w:rsidP="00000000" w:rsidRDefault="00000000" w:rsidRPr="00000000" w14:paraId="0000035D">
      <w:pPr>
        <w:spacing w:after="200" w:lineRule="auto"/>
        <w:jc w:val="left"/>
        <w:rPr/>
      </w:pPr>
      <w:bookmarkStart w:colFirst="0" w:colLast="0" w:name="_heading=h.n5z2sok9egjt" w:id="59"/>
      <w:bookmarkEnd w:id="59"/>
      <w:r w:rsidDel="00000000" w:rsidR="00000000" w:rsidRPr="00000000">
        <w:rPr>
          <w:rtl w:val="0"/>
        </w:rPr>
        <w:t xml:space="preserve">Completeness is defined as the presence and absence of features, their attributes and relationships. It consists of two data quality elements:</w:t>
      </w:r>
    </w:p>
    <w:p w:rsidR="00000000" w:rsidDel="00000000" w:rsidP="00000000" w:rsidRDefault="00000000" w:rsidRPr="00000000" w14:paraId="0000035E">
      <w:pPr>
        <w:numPr>
          <w:ilvl w:val="0"/>
          <w:numId w:val="15"/>
        </w:numPr>
        <w:spacing w:after="0" w:lineRule="auto"/>
        <w:ind w:left="720" w:hanging="360"/>
        <w:jc w:val="left"/>
        <w:rPr/>
      </w:pPr>
      <w:bookmarkStart w:colFirst="0" w:colLast="0" w:name="_heading=h.sbog1f1bp887" w:id="60"/>
      <w:bookmarkEnd w:id="60"/>
      <w:r w:rsidDel="00000000" w:rsidR="00000000" w:rsidRPr="00000000">
        <w:rPr>
          <w:rtl w:val="0"/>
        </w:rPr>
        <w:t xml:space="preserve">Commission – excess data present in a dataset;</w:t>
      </w:r>
    </w:p>
    <w:p w:rsidR="00000000" w:rsidDel="00000000" w:rsidP="00000000" w:rsidRDefault="00000000" w:rsidRPr="00000000" w14:paraId="0000035F">
      <w:pPr>
        <w:numPr>
          <w:ilvl w:val="0"/>
          <w:numId w:val="15"/>
        </w:numPr>
        <w:spacing w:after="200" w:lineRule="auto"/>
        <w:ind w:left="720" w:hanging="360"/>
        <w:jc w:val="left"/>
        <w:rPr/>
      </w:pPr>
      <w:bookmarkStart w:colFirst="0" w:colLast="0" w:name="_heading=h.3fwts2oe76av" w:id="61"/>
      <w:bookmarkEnd w:id="61"/>
      <w:r w:rsidDel="00000000" w:rsidR="00000000" w:rsidRPr="00000000">
        <w:rPr>
          <w:rtl w:val="0"/>
        </w:rPr>
        <w:t xml:space="preserve">Omission – data absent from a dataset.</w:t>
      </w:r>
    </w:p>
    <w:p w:rsidR="00000000" w:rsidDel="00000000" w:rsidP="00000000" w:rsidRDefault="00000000" w:rsidRPr="00000000" w14:paraId="00000360">
      <w:pPr>
        <w:spacing w:after="0" w:lineRule="auto"/>
        <w:ind w:left="0" w:firstLine="0"/>
        <w:rPr/>
      </w:pPr>
      <w:r w:rsidDel="00000000" w:rsidR="00000000" w:rsidRPr="00000000">
        <w:rPr>
          <w:rtl w:val="0"/>
        </w:rPr>
      </w:r>
    </w:p>
    <w:p w:rsidR="00000000" w:rsidDel="00000000" w:rsidP="00000000" w:rsidRDefault="00000000" w:rsidRPr="00000000" w14:paraId="00000361">
      <w:pPr>
        <w:pStyle w:val="Heading2"/>
        <w:numPr>
          <w:ilvl w:val="1"/>
          <w:numId w:val="9"/>
        </w:numPr>
        <w:tabs>
          <w:tab w:val="left" w:leader="none" w:pos="540"/>
          <w:tab w:val="left" w:leader="none" w:pos="70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576" w:hanging="576"/>
        <w:rPr/>
      </w:pPr>
      <w:bookmarkStart w:colFirst="0" w:colLast="0" w:name="_heading=h.yi6fs16js3fc" w:id="62"/>
      <w:bookmarkEnd w:id="62"/>
      <w:r w:rsidDel="00000000" w:rsidR="00000000" w:rsidRPr="00000000">
        <w:rPr>
          <w:rtl w:val="0"/>
        </w:rPr>
        <w:t xml:space="preserve">Logical Consistency</w:t>
      </w:r>
    </w:p>
    <w:p w:rsidR="00000000" w:rsidDel="00000000" w:rsidP="00000000" w:rsidRDefault="00000000" w:rsidRPr="00000000" w14:paraId="00000362">
      <w:pPr>
        <w:rPr/>
      </w:pPr>
      <w:r w:rsidDel="00000000" w:rsidR="00000000" w:rsidRPr="00000000">
        <w:rPr>
          <w:rtl w:val="0"/>
        </w:rPr>
        <w:t xml:space="preserve">Logical Consistency is defined as the degree of adherence to logical rules of data structure, attribution and relationships (data structure can be conceptual, logical or physical). A series of logical consistency checks for S-412 can be found in Annex F - Validation Checks. It consists of four data quality elements:</w:t>
      </w:r>
    </w:p>
    <w:p w:rsidR="00000000" w:rsidDel="00000000" w:rsidP="00000000" w:rsidRDefault="00000000" w:rsidRPr="00000000" w14:paraId="00000363">
      <w:pPr>
        <w:numPr>
          <w:ilvl w:val="0"/>
          <w:numId w:val="14"/>
        </w:numPr>
        <w:spacing w:after="0" w:lineRule="auto"/>
        <w:ind w:left="720" w:hanging="360"/>
        <w:rPr/>
      </w:pPr>
      <w:r w:rsidDel="00000000" w:rsidR="00000000" w:rsidRPr="00000000">
        <w:rPr>
          <w:rtl w:val="0"/>
        </w:rPr>
        <w:t xml:space="preserve">Conceptual consistency – adherence to rules of the conceptual schema;</w:t>
      </w:r>
    </w:p>
    <w:p w:rsidR="00000000" w:rsidDel="00000000" w:rsidP="00000000" w:rsidRDefault="00000000" w:rsidRPr="00000000" w14:paraId="00000364">
      <w:pPr>
        <w:numPr>
          <w:ilvl w:val="0"/>
          <w:numId w:val="14"/>
        </w:numPr>
        <w:spacing w:after="0" w:lineRule="auto"/>
        <w:ind w:left="720" w:hanging="360"/>
        <w:rPr/>
      </w:pPr>
      <w:r w:rsidDel="00000000" w:rsidR="00000000" w:rsidRPr="00000000">
        <w:rPr>
          <w:rtl w:val="0"/>
        </w:rPr>
        <w:t xml:space="preserve">Domain consistency – adherence of values to the value domains;</w:t>
      </w:r>
    </w:p>
    <w:p w:rsidR="00000000" w:rsidDel="00000000" w:rsidP="00000000" w:rsidRDefault="00000000" w:rsidRPr="00000000" w14:paraId="00000365">
      <w:pPr>
        <w:numPr>
          <w:ilvl w:val="0"/>
          <w:numId w:val="14"/>
        </w:numPr>
        <w:spacing w:after="0" w:lineRule="auto"/>
        <w:ind w:left="720" w:hanging="360"/>
        <w:rPr/>
      </w:pPr>
      <w:r w:rsidDel="00000000" w:rsidR="00000000" w:rsidRPr="00000000">
        <w:rPr>
          <w:rtl w:val="0"/>
        </w:rPr>
        <w:t xml:space="preserve">Format consistency – degree to which data is stored in accordance with the physical structure of the dataset;</w:t>
      </w:r>
    </w:p>
    <w:p w:rsidR="00000000" w:rsidDel="00000000" w:rsidP="00000000" w:rsidRDefault="00000000" w:rsidRPr="00000000" w14:paraId="00000366">
      <w:pPr>
        <w:numPr>
          <w:ilvl w:val="0"/>
          <w:numId w:val="14"/>
        </w:numPr>
        <w:spacing w:after="0" w:lineRule="auto"/>
        <w:ind w:left="720" w:hanging="360"/>
        <w:rPr/>
      </w:pPr>
      <w:r w:rsidDel="00000000" w:rsidR="00000000" w:rsidRPr="00000000">
        <w:rPr>
          <w:rtl w:val="0"/>
        </w:rPr>
        <w:t xml:space="preserve">Topological consistency – correctness of the explicitly encoded topological characteristics of a dataset.</w:t>
      </w:r>
    </w:p>
    <w:p w:rsidR="00000000" w:rsidDel="00000000" w:rsidP="00000000" w:rsidRDefault="00000000" w:rsidRPr="00000000" w14:paraId="00000367">
      <w:pPr>
        <w:spacing w:after="0" w:lineRule="auto"/>
        <w:ind w:left="0" w:firstLine="0"/>
        <w:rPr/>
      </w:pPr>
      <w:r w:rsidDel="00000000" w:rsidR="00000000" w:rsidRPr="00000000">
        <w:rPr>
          <w:rtl w:val="0"/>
        </w:rPr>
      </w:r>
    </w:p>
    <w:p w:rsidR="00000000" w:rsidDel="00000000" w:rsidP="00000000" w:rsidRDefault="00000000" w:rsidRPr="00000000" w14:paraId="00000368">
      <w:pPr>
        <w:pStyle w:val="Heading2"/>
        <w:numPr>
          <w:ilvl w:val="1"/>
          <w:numId w:val="9"/>
        </w:numPr>
        <w:tabs>
          <w:tab w:val="left" w:leader="none" w:pos="540"/>
          <w:tab w:val="left" w:leader="none" w:pos="70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576" w:hanging="576"/>
        <w:rPr/>
      </w:pPr>
      <w:bookmarkStart w:colFirst="0" w:colLast="0" w:name="_heading=h.964g0iywsv1s" w:id="63"/>
      <w:bookmarkEnd w:id="63"/>
      <w:r w:rsidDel="00000000" w:rsidR="00000000" w:rsidRPr="00000000">
        <w:rPr>
          <w:rtl w:val="0"/>
        </w:rPr>
        <w:t xml:space="preserve">Positional Accuracy</w:t>
      </w:r>
    </w:p>
    <w:p w:rsidR="00000000" w:rsidDel="00000000" w:rsidP="00000000" w:rsidRDefault="00000000" w:rsidRPr="00000000" w14:paraId="00000369">
      <w:pPr>
        <w:rPr/>
      </w:pPr>
      <w:r w:rsidDel="00000000" w:rsidR="00000000" w:rsidRPr="00000000">
        <w:rPr>
          <w:rtl w:val="0"/>
        </w:rPr>
        <w:t xml:space="preserve">The forecasting process is a combination of using observation data (vessel, buoy, or station reports, remotely sensed data from scatterometers, altimeters, satellite imagery, etc) alongside various weather and wave computer model datasets. These models rely on atmospheric and oceanographic physics and mathematics to predict future conditions. A forecaster uses observations and model data to analyse and predict the conditions for a geographic area. The positional accuracy of features will vary depending on the forecaster’s confidence in the correlation of these models and the conditions reported in observations.    </w:t>
      </w:r>
    </w:p>
    <w:p w:rsidR="00000000" w:rsidDel="00000000" w:rsidP="00000000" w:rsidRDefault="00000000" w:rsidRPr="00000000" w14:paraId="0000036A">
      <w:pPr>
        <w:rPr/>
      </w:pPr>
      <w:r w:rsidDel="00000000" w:rsidR="00000000" w:rsidRPr="00000000">
        <w:rPr>
          <w:rtl w:val="0"/>
        </w:rPr>
        <w:t xml:space="preserve">The quality of each model will depend on the quality, timeliness, and spatial coverage of the input data (observations), as well as the mathematical and physical techniques of the model. These can be found in model technical reports.  </w:t>
      </w:r>
    </w:p>
    <w:p w:rsidR="00000000" w:rsidDel="00000000" w:rsidP="00000000" w:rsidRDefault="00000000" w:rsidRPr="00000000" w14:paraId="0000036B">
      <w:pPr>
        <w:spacing w:after="200" w:lineRule="auto"/>
        <w:jc w:val="left"/>
        <w:rPr/>
      </w:pPr>
      <w:r w:rsidDel="00000000" w:rsidR="00000000" w:rsidRPr="00000000">
        <w:rPr>
          <w:rtl w:val="0"/>
        </w:rPr>
        <w:t xml:space="preserve">Positional Accuracy is defined as the accuracy of the position of features within a spatial reference system. It consists of three data quality elements:</w:t>
      </w:r>
    </w:p>
    <w:p w:rsidR="00000000" w:rsidDel="00000000" w:rsidP="00000000" w:rsidRDefault="00000000" w:rsidRPr="00000000" w14:paraId="0000036C">
      <w:pPr>
        <w:keepLines w:val="1"/>
        <w:numPr>
          <w:ilvl w:val="0"/>
          <w:numId w:val="3"/>
        </w:numPr>
        <w:spacing w:after="200" w:line="240" w:lineRule="auto"/>
        <w:ind w:left="720" w:hanging="360"/>
        <w:jc w:val="left"/>
        <w:rPr/>
      </w:pPr>
      <w:r w:rsidDel="00000000" w:rsidR="00000000" w:rsidRPr="00000000">
        <w:rPr>
          <w:rtl w:val="0"/>
        </w:rPr>
        <w:t xml:space="preserve">Absolute or external accuracy – closeness of reported coordinate values to values accepted as or being true;</w:t>
      </w:r>
    </w:p>
    <w:p w:rsidR="00000000" w:rsidDel="00000000" w:rsidP="00000000" w:rsidRDefault="00000000" w:rsidRPr="00000000" w14:paraId="0000036D">
      <w:pPr>
        <w:keepLines w:val="1"/>
        <w:numPr>
          <w:ilvl w:val="0"/>
          <w:numId w:val="3"/>
        </w:numPr>
        <w:spacing w:after="200" w:line="240" w:lineRule="auto"/>
        <w:ind w:left="720" w:hanging="360"/>
        <w:jc w:val="left"/>
        <w:rPr/>
      </w:pPr>
      <w:r w:rsidDel="00000000" w:rsidR="00000000" w:rsidRPr="00000000">
        <w:rPr>
          <w:rtl w:val="0"/>
        </w:rPr>
        <w:t xml:space="preserve">Relative or internal accuracy – closeness of the relative positions of features in a dataset to their respective relative positions accepted as or being true;</w:t>
      </w:r>
    </w:p>
    <w:p w:rsidR="00000000" w:rsidDel="00000000" w:rsidP="00000000" w:rsidRDefault="00000000" w:rsidRPr="00000000" w14:paraId="0000036E">
      <w:pPr>
        <w:keepLines w:val="1"/>
        <w:numPr>
          <w:ilvl w:val="0"/>
          <w:numId w:val="3"/>
        </w:numPr>
        <w:spacing w:after="200" w:line="240" w:lineRule="auto"/>
        <w:ind w:left="720" w:hanging="360"/>
        <w:jc w:val="left"/>
        <w:rPr/>
      </w:pPr>
      <w:r w:rsidDel="00000000" w:rsidR="00000000" w:rsidRPr="00000000">
        <w:rPr>
          <w:rtl w:val="0"/>
        </w:rPr>
        <w:t xml:space="preserve">Gridded data positional accuracy – closeness of gridded data spatial position values to values accepted as or being true.</w:t>
      </w:r>
    </w:p>
    <w:p w:rsidR="00000000" w:rsidDel="00000000" w:rsidP="00000000" w:rsidRDefault="00000000" w:rsidRPr="00000000" w14:paraId="0000036F">
      <w:pPr>
        <w:keepLines w:val="1"/>
        <w:spacing w:after="200" w:line="240" w:lineRule="auto"/>
        <w:ind w:left="0" w:firstLine="0"/>
        <w:jc w:val="left"/>
        <w:rPr/>
      </w:pPr>
      <w:bookmarkStart w:colFirst="0" w:colLast="0" w:name="_heading=h.n2ubev2izsek" w:id="64"/>
      <w:bookmarkEnd w:id="64"/>
      <w:r w:rsidDel="00000000" w:rsidR="00000000" w:rsidRPr="00000000">
        <w:rPr>
          <w:rtl w:val="0"/>
        </w:rPr>
      </w:r>
    </w:p>
    <w:p w:rsidR="00000000" w:rsidDel="00000000" w:rsidP="00000000" w:rsidRDefault="00000000" w:rsidRPr="00000000" w14:paraId="0000037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b w:val="1"/>
        </w:rPr>
      </w:pPr>
      <w:bookmarkStart w:colFirst="0" w:colLast="0" w:name="_heading=h.a3fkxw5xm1u6" w:id="65"/>
      <w:bookmarkEnd w:id="65"/>
      <w:r w:rsidDel="00000000" w:rsidR="00000000" w:rsidRPr="00000000">
        <w:rPr>
          <w:rtl w:val="0"/>
        </w:rPr>
        <w:t xml:space="preserve">Temporal Quality</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The S-412 datasets consist of predicted and forecasted data. Because such, data quality will be highly dependent on the timestamp of each feature and the dataset development process (forecast confidence).</w:t>
      </w:r>
    </w:p>
    <w:p w:rsidR="00000000" w:rsidDel="00000000" w:rsidP="00000000" w:rsidRDefault="00000000" w:rsidRPr="00000000" w14:paraId="00000372">
      <w:pPr>
        <w:rPr/>
      </w:pPr>
      <w:r w:rsidDel="00000000" w:rsidR="00000000" w:rsidRPr="00000000">
        <w:rPr>
          <w:rtl w:val="0"/>
        </w:rPr>
        <w:t xml:space="preserve">Traditionally, mariners have used meteorological and oceanographic products to ascertain conditions for a specific time. This can include conditions at times in the future, which may be updated as time approaches this future time. Within S-412, various time attributes exist for a forecasting agency to replicate these expectations. These attributes are for when a feature is issued, when a mariner can expect the data to be updated next, when the data is valid and the application of a time range if needed. The utilisation of these attributes will be dependent on a weather forecasting agency’s policies and will directly affect the timeliness of a dataset.  </w:t>
      </w:r>
    </w:p>
    <w:p w:rsidR="00000000" w:rsidDel="00000000" w:rsidP="00000000" w:rsidRDefault="00000000" w:rsidRPr="00000000" w14:paraId="00000373">
      <w:pPr>
        <w:rPr/>
      </w:pPr>
      <w:r w:rsidDel="00000000" w:rsidR="00000000" w:rsidRPr="00000000">
        <w:rPr>
          <w:rtl w:val="0"/>
        </w:rPr>
        <w:t xml:space="preserve">Temporal Quality is defined as the quality of the temporal attributes and the temporal relationships of features. It consists of three Data Quality Elements:</w:t>
      </w:r>
    </w:p>
    <w:p w:rsidR="00000000" w:rsidDel="00000000" w:rsidP="00000000" w:rsidRDefault="00000000" w:rsidRPr="00000000" w14:paraId="00000374">
      <w:pPr>
        <w:numPr>
          <w:ilvl w:val="0"/>
          <w:numId w:val="13"/>
        </w:numPr>
        <w:spacing w:after="0" w:lineRule="auto"/>
        <w:ind w:left="720" w:hanging="360"/>
        <w:rPr>
          <w:u w:val="none"/>
        </w:rPr>
      </w:pPr>
      <w:r w:rsidDel="00000000" w:rsidR="00000000" w:rsidRPr="00000000">
        <w:rPr>
          <w:rtl w:val="0"/>
        </w:rPr>
        <w:t xml:space="preserve">Accuracy of a time measurement - closeness of reported time measurements to values accepted as or known to be true</w:t>
      </w:r>
      <w:r w:rsidDel="00000000" w:rsidR="00000000" w:rsidRPr="00000000">
        <w:rPr>
          <w:rtl w:val="0"/>
        </w:rPr>
      </w:r>
    </w:p>
    <w:p w:rsidR="00000000" w:rsidDel="00000000" w:rsidP="00000000" w:rsidRDefault="00000000" w:rsidRPr="00000000" w14:paraId="00000375">
      <w:pPr>
        <w:numPr>
          <w:ilvl w:val="0"/>
          <w:numId w:val="13"/>
        </w:numPr>
        <w:spacing w:after="0" w:lineRule="auto"/>
        <w:ind w:left="720" w:hanging="360"/>
        <w:rPr>
          <w:u w:val="none"/>
        </w:rPr>
      </w:pPr>
      <w:r w:rsidDel="00000000" w:rsidR="00000000" w:rsidRPr="00000000">
        <w:rPr>
          <w:rtl w:val="0"/>
        </w:rPr>
        <w:t xml:space="preserve">Temporal consistency – correctness of the order of events;</w:t>
      </w:r>
      <w:r w:rsidDel="00000000" w:rsidR="00000000" w:rsidRPr="00000000">
        <w:rPr>
          <w:rtl w:val="0"/>
        </w:rPr>
      </w:r>
    </w:p>
    <w:p w:rsidR="00000000" w:rsidDel="00000000" w:rsidP="00000000" w:rsidRDefault="00000000" w:rsidRPr="00000000" w14:paraId="00000376">
      <w:pPr>
        <w:numPr>
          <w:ilvl w:val="0"/>
          <w:numId w:val="13"/>
        </w:numPr>
        <w:ind w:left="720" w:hanging="360"/>
        <w:rPr>
          <w:u w:val="none"/>
        </w:rPr>
      </w:pPr>
      <w:r w:rsidDel="00000000" w:rsidR="00000000" w:rsidRPr="00000000">
        <w:rPr>
          <w:rtl w:val="0"/>
        </w:rPr>
        <w:t xml:space="preserve">Temporal validity – validity of data with respect to time.</w:t>
      </w:r>
      <w:r w:rsidDel="00000000" w:rsidR="00000000" w:rsidRPr="00000000">
        <w:rPr>
          <w:rtl w:val="0"/>
        </w:rPr>
      </w:r>
    </w:p>
    <w:p w:rsidR="00000000" w:rsidDel="00000000" w:rsidP="00000000" w:rsidRDefault="00000000" w:rsidRPr="00000000" w14:paraId="00000377">
      <w:pPr>
        <w:ind w:left="720" w:firstLine="0"/>
        <w:rPr/>
      </w:pPr>
      <w:r w:rsidDel="00000000" w:rsidR="00000000" w:rsidRPr="00000000">
        <w:rPr>
          <w:rtl w:val="0"/>
        </w:rPr>
      </w:r>
    </w:p>
    <w:p w:rsidR="00000000" w:rsidDel="00000000" w:rsidP="00000000" w:rsidRDefault="00000000" w:rsidRPr="00000000" w14:paraId="00000378">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qvk2axvewqtm" w:id="66"/>
      <w:bookmarkEnd w:id="66"/>
      <w:r w:rsidDel="00000000" w:rsidR="00000000" w:rsidRPr="00000000">
        <w:rPr>
          <w:rtl w:val="0"/>
        </w:rPr>
        <w:t xml:space="preserve">Thematic Accuracy</w:t>
      </w:r>
    </w:p>
    <w:p w:rsidR="00000000" w:rsidDel="00000000" w:rsidP="00000000" w:rsidRDefault="00000000" w:rsidRPr="00000000" w14:paraId="00000379">
      <w:pPr>
        <w:spacing w:after="0" w:lineRule="auto"/>
        <w:jc w:val="left"/>
        <w:rPr/>
      </w:pPr>
      <w:r w:rsidDel="00000000" w:rsidR="00000000" w:rsidRPr="00000000">
        <w:rPr>
          <w:rtl w:val="0"/>
        </w:rPr>
        <w:t xml:space="preserve">Thematic Accuracy is defined as the accuracy of quantitative attributes and the correctness of nonquantitative attributes and of the classifications of features and their relationships. It consists of three Data Quality Elements:  </w:t>
      </w:r>
    </w:p>
    <w:p w:rsidR="00000000" w:rsidDel="00000000" w:rsidP="00000000" w:rsidRDefault="00000000" w:rsidRPr="00000000" w14:paraId="0000037A">
      <w:pPr>
        <w:spacing w:after="0" w:lineRule="auto"/>
        <w:jc w:val="left"/>
        <w:rPr/>
      </w:pPr>
      <w:r w:rsidDel="00000000" w:rsidR="00000000" w:rsidRPr="00000000">
        <w:rPr>
          <w:rtl w:val="0"/>
        </w:rPr>
      </w:r>
    </w:p>
    <w:p w:rsidR="00000000" w:rsidDel="00000000" w:rsidP="00000000" w:rsidRDefault="00000000" w:rsidRPr="00000000" w14:paraId="0000037B">
      <w:pPr>
        <w:numPr>
          <w:ilvl w:val="0"/>
          <w:numId w:val="12"/>
        </w:numPr>
        <w:spacing w:after="0" w:lineRule="auto"/>
        <w:ind w:left="720" w:hanging="360"/>
        <w:jc w:val="left"/>
        <w:rPr/>
      </w:pPr>
      <w:r w:rsidDel="00000000" w:rsidR="00000000" w:rsidRPr="00000000">
        <w:rPr>
          <w:rtl w:val="0"/>
        </w:rPr>
        <w:t xml:space="preserve">Classification correctness – comparison of the classes assigned to features or their attributes to a Universe of Discourse (for example ground truth or reference data); </w:t>
      </w:r>
    </w:p>
    <w:p w:rsidR="00000000" w:rsidDel="00000000" w:rsidP="00000000" w:rsidRDefault="00000000" w:rsidRPr="00000000" w14:paraId="0000037C">
      <w:pPr>
        <w:numPr>
          <w:ilvl w:val="0"/>
          <w:numId w:val="12"/>
        </w:numPr>
        <w:spacing w:after="0" w:lineRule="auto"/>
        <w:ind w:left="720" w:hanging="360"/>
        <w:jc w:val="left"/>
        <w:rPr/>
      </w:pPr>
      <w:r w:rsidDel="00000000" w:rsidR="00000000" w:rsidRPr="00000000">
        <w:rPr>
          <w:rtl w:val="0"/>
        </w:rPr>
        <w:t xml:space="preserve">Non-quantitative attribute correctness – measure of whether a non-quantitative attribute is correct or incorrect;  </w:t>
      </w:r>
    </w:p>
    <w:p w:rsidR="00000000" w:rsidDel="00000000" w:rsidP="00000000" w:rsidRDefault="00000000" w:rsidRPr="00000000" w14:paraId="0000037D">
      <w:pPr>
        <w:numPr>
          <w:ilvl w:val="0"/>
          <w:numId w:val="12"/>
        </w:numPr>
        <w:spacing w:after="0" w:lineRule="auto"/>
        <w:ind w:left="720" w:hanging="360"/>
        <w:jc w:val="left"/>
        <w:rPr/>
      </w:pPr>
      <w:r w:rsidDel="00000000" w:rsidR="00000000" w:rsidRPr="00000000">
        <w:rPr>
          <w:rtl w:val="0"/>
        </w:rPr>
        <w:t xml:space="preserve">Quantitative attribute accuracy – closeness of the value of a quantitative attribute to a value accepted as or known to be true.</w:t>
      </w:r>
      <w:r w:rsidDel="00000000" w:rsidR="00000000" w:rsidRPr="00000000">
        <w:rPr>
          <w:rtl w:val="0"/>
        </w:rPr>
      </w:r>
    </w:p>
    <w:p w:rsidR="00000000" w:rsidDel="00000000" w:rsidP="00000000" w:rsidRDefault="00000000" w:rsidRPr="00000000" w14:paraId="0000037E">
      <w:pPr>
        <w:spacing w:after="0" w:line="276" w:lineRule="auto"/>
        <w:jc w:val="left"/>
        <w:rPr/>
      </w:pPr>
      <w:r w:rsidDel="00000000" w:rsidR="00000000" w:rsidRPr="00000000">
        <w:rPr>
          <w:rtl w:val="0"/>
        </w:rPr>
      </w:r>
    </w:p>
    <w:p w:rsidR="00000000" w:rsidDel="00000000" w:rsidP="00000000" w:rsidRDefault="00000000" w:rsidRPr="00000000" w14:paraId="0000037F">
      <w:pPr>
        <w:spacing w:after="200" w:line="276" w:lineRule="auto"/>
        <w:jc w:val="left"/>
        <w:rPr>
          <w:color w:val="ff0000"/>
        </w:rPr>
      </w:pPr>
      <w:r w:rsidDel="00000000" w:rsidR="00000000" w:rsidRPr="00000000">
        <w:rPr>
          <w:rtl w:val="0"/>
        </w:rPr>
      </w:r>
    </w:p>
    <w:p w:rsidR="00000000" w:rsidDel="00000000" w:rsidP="00000000" w:rsidRDefault="00000000" w:rsidRPr="00000000" w14:paraId="00000380">
      <w:pPr>
        <w:spacing w:after="200" w:line="276" w:lineRule="auto"/>
        <w:jc w:val="left"/>
        <w:rPr>
          <w:color w:val="ff0000"/>
        </w:rPr>
      </w:pPr>
      <w:bookmarkStart w:colFirst="0" w:colLast="0" w:name="_heading=h.eurjpmckvowz" w:id="67"/>
      <w:bookmarkEnd w:id="67"/>
      <w:r w:rsidDel="00000000" w:rsidR="00000000" w:rsidRPr="00000000">
        <w:rPr>
          <w:rtl w:val="0"/>
        </w:rPr>
      </w:r>
    </w:p>
    <w:p w:rsidR="00000000" w:rsidDel="00000000" w:rsidP="00000000" w:rsidRDefault="00000000" w:rsidRPr="00000000" w14:paraId="00000381">
      <w:pPr>
        <w:spacing w:after="200" w:line="276" w:lineRule="auto"/>
        <w:jc w:val="left"/>
        <w:rPr>
          <w:color w:val="ff0000"/>
        </w:rPr>
      </w:pPr>
      <w:bookmarkStart w:colFirst="0" w:colLast="0" w:name="_heading=h.kjraa934a6bk" w:id="68"/>
      <w:bookmarkEnd w:id="68"/>
      <w:r w:rsidDel="00000000" w:rsidR="00000000" w:rsidRPr="00000000">
        <w:rPr>
          <w:rtl w:val="0"/>
        </w:rPr>
      </w:r>
    </w:p>
    <w:p w:rsidR="00000000" w:rsidDel="00000000" w:rsidP="00000000" w:rsidRDefault="00000000" w:rsidRPr="00000000" w14:paraId="00000382">
      <w:pPr>
        <w:spacing w:after="200" w:line="276" w:lineRule="auto"/>
        <w:jc w:val="left"/>
        <w:rPr>
          <w:color w:val="ff0000"/>
        </w:rPr>
      </w:pPr>
      <w:bookmarkStart w:colFirst="0" w:colLast="0" w:name="_heading=h.r3cxthu4ijy5" w:id="69"/>
      <w:bookmarkEnd w:id="69"/>
      <w:r w:rsidDel="00000000" w:rsidR="00000000" w:rsidRPr="00000000">
        <w:rPr>
          <w:rtl w:val="0"/>
        </w:rPr>
      </w:r>
    </w:p>
    <w:p w:rsidR="00000000" w:rsidDel="00000000" w:rsidP="00000000" w:rsidRDefault="00000000" w:rsidRPr="00000000" w14:paraId="00000383">
      <w:pPr>
        <w:spacing w:after="200" w:line="276" w:lineRule="auto"/>
        <w:jc w:val="left"/>
        <w:rPr>
          <w:color w:val="ff0000"/>
        </w:rPr>
      </w:pPr>
      <w:bookmarkStart w:colFirst="0" w:colLast="0" w:name="_heading=h.l6vmyexscc5h" w:id="70"/>
      <w:bookmarkEnd w:id="70"/>
      <w:r w:rsidDel="00000000" w:rsidR="00000000" w:rsidRPr="00000000">
        <w:rPr>
          <w:rtl w:val="0"/>
        </w:rPr>
      </w:r>
    </w:p>
    <w:p w:rsidR="00000000" w:rsidDel="00000000" w:rsidP="00000000" w:rsidRDefault="00000000" w:rsidRPr="00000000" w14:paraId="00000384">
      <w:pPr>
        <w:spacing w:after="200" w:line="276" w:lineRule="auto"/>
        <w:jc w:val="left"/>
        <w:rPr>
          <w:color w:val="ff0000"/>
        </w:rPr>
      </w:pPr>
      <w:bookmarkStart w:colFirst="0" w:colLast="0" w:name="_heading=h.ses1jnnhmm4o" w:id="71"/>
      <w:bookmarkEnd w:id="71"/>
      <w:r w:rsidDel="00000000" w:rsidR="00000000" w:rsidRPr="00000000">
        <w:rPr>
          <w:rtl w:val="0"/>
        </w:rPr>
      </w:r>
    </w:p>
    <w:p w:rsidR="00000000" w:rsidDel="00000000" w:rsidP="00000000" w:rsidRDefault="00000000" w:rsidRPr="00000000" w14:paraId="00000385">
      <w:pPr>
        <w:spacing w:after="200" w:line="276" w:lineRule="auto"/>
        <w:jc w:val="left"/>
        <w:rPr>
          <w:color w:val="ff0000"/>
        </w:rPr>
      </w:pPr>
      <w:bookmarkStart w:colFirst="0" w:colLast="0" w:name="_heading=h.3n5dh21x3cyy" w:id="72"/>
      <w:bookmarkEnd w:id="72"/>
      <w:r w:rsidDel="00000000" w:rsidR="00000000" w:rsidRPr="00000000">
        <w:rPr>
          <w:rtl w:val="0"/>
        </w:rPr>
      </w:r>
    </w:p>
    <w:p w:rsidR="00000000" w:rsidDel="00000000" w:rsidP="00000000" w:rsidRDefault="00000000" w:rsidRPr="00000000" w14:paraId="00000386">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2ju6zw8fy19d" w:id="73"/>
      <w:bookmarkEnd w:id="73"/>
      <w:r w:rsidDel="00000000" w:rsidR="00000000" w:rsidRPr="00000000">
        <w:rPr>
          <w:rtl w:val="0"/>
        </w:rPr>
        <w:t xml:space="preserve">Data Capture and Classification</w:t>
      </w:r>
    </w:p>
    <w:p w:rsidR="00000000" w:rsidDel="00000000" w:rsidP="00000000" w:rsidRDefault="00000000" w:rsidRPr="00000000" w14:paraId="00000387">
      <w:pPr>
        <w:rPr/>
      </w:pPr>
      <w:r w:rsidDel="00000000" w:rsidR="00000000" w:rsidRPr="00000000">
        <w:rPr>
          <w:rtl w:val="0"/>
        </w:rPr>
        <w:t xml:space="preserve">S-412 datasets may be derived from data that has been analysed by a forecaster or numerical weather prediction model output. The data is then translated into text and/or graphical format, reorganised, converted into the compliant format, and/or otherwise processed in order to be made into a usable data format.</w:t>
      </w:r>
    </w:p>
    <w:p w:rsidR="00000000" w:rsidDel="00000000" w:rsidP="00000000" w:rsidRDefault="00000000" w:rsidRPr="00000000" w14:paraId="00000388">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dlolyb" w:id="74"/>
      <w:bookmarkEnd w:id="74"/>
      <w:r w:rsidDel="00000000" w:rsidR="00000000" w:rsidRPr="00000000">
        <w:rPr>
          <w:rtl w:val="0"/>
        </w:rPr>
        <w:t xml:space="preserve">Data Sources</w:t>
      </w:r>
    </w:p>
    <w:p w:rsidR="00000000" w:rsidDel="00000000" w:rsidP="00000000" w:rsidRDefault="00000000" w:rsidRPr="00000000" w14:paraId="00000389">
      <w:pPr>
        <w:rPr/>
      </w:pPr>
      <w:r w:rsidDel="00000000" w:rsidR="00000000" w:rsidRPr="00000000">
        <w:rPr>
          <w:rtl w:val="0"/>
        </w:rPr>
        <w:t xml:space="preserve">Data sources can vary across METAREAs, however, primarily comes from three sources: observations, meteorological and oceanographic forecast models, or derived products from weather models with input from a trained forecaster. Data must be produced and quality controlled by a national authority.</w:t>
      </w:r>
    </w:p>
    <w:p w:rsidR="00000000" w:rsidDel="00000000" w:rsidP="00000000" w:rsidRDefault="00000000" w:rsidRPr="00000000" w14:paraId="0000038A">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sqyw64" w:id="75"/>
      <w:bookmarkEnd w:id="75"/>
      <w:r w:rsidDel="00000000" w:rsidR="00000000" w:rsidRPr="00000000">
        <w:rPr>
          <w:rtl w:val="0"/>
        </w:rPr>
        <w:t xml:space="preserve">Production Process</w:t>
      </w:r>
    </w:p>
    <w:p w:rsidR="00000000" w:rsidDel="00000000" w:rsidP="00000000" w:rsidRDefault="00000000" w:rsidRPr="00000000" w14:paraId="0000038B">
      <w:pPr>
        <w:rPr/>
      </w:pPr>
      <w:r w:rsidDel="00000000" w:rsidR="00000000" w:rsidRPr="00000000">
        <w:rPr>
          <w:rtl w:val="0"/>
        </w:rPr>
        <w:t xml:space="preserve">Nearly all meteorological and oceanographic information from a forecasting agency will need to be reformatted to meet the standards of this Product Specification. This means (a) populating the appropriate metadata and (b) reorganising the data in accordance with the GML and DCEG requirements of this standard.</w:t>
      </w:r>
    </w:p>
    <w:p w:rsidR="00000000" w:rsidDel="00000000" w:rsidP="00000000" w:rsidRDefault="00000000" w:rsidRPr="00000000" w14:paraId="0000038C">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3cqmetx" w:id="76"/>
      <w:bookmarkEnd w:id="76"/>
      <w:r w:rsidDel="00000000" w:rsidR="00000000" w:rsidRPr="00000000">
        <w:rPr>
          <w:rtl w:val="0"/>
        </w:rPr>
        <w:t xml:space="preserve">Metadata</w:t>
      </w:r>
    </w:p>
    <w:p w:rsidR="00000000" w:rsidDel="00000000" w:rsidP="00000000" w:rsidRDefault="00000000" w:rsidRPr="00000000" w14:paraId="0000038D">
      <w:p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firstLine="0"/>
        <w:rPr/>
      </w:pPr>
      <w:r w:rsidDel="00000000" w:rsidR="00000000" w:rsidRPr="00000000">
        <w:rPr>
          <w:rtl w:val="0"/>
        </w:rPr>
      </w:r>
    </w:p>
    <w:p w:rsidR="00000000" w:rsidDel="00000000" w:rsidP="00000000" w:rsidRDefault="00000000" w:rsidRPr="00000000" w14:paraId="0000038E">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1rvwp1q" w:id="77"/>
      <w:bookmarkEnd w:id="77"/>
      <w:r w:rsidDel="00000000" w:rsidR="00000000" w:rsidRPr="00000000">
        <w:rPr>
          <w:rtl w:val="0"/>
        </w:rPr>
        <w:t xml:space="preserve">Meteorological and Oceanographic Data</w:t>
      </w:r>
    </w:p>
    <w:p w:rsidR="00000000" w:rsidDel="00000000" w:rsidP="00000000" w:rsidRDefault="00000000" w:rsidRPr="00000000" w14:paraId="0000038F">
      <w:pPr>
        <w:rPr/>
      </w:pPr>
      <w:r w:rsidDel="00000000" w:rsidR="00000000" w:rsidRPr="00000000">
        <w:rPr>
          <w:rtl w:val="0"/>
        </w:rPr>
        <w:t xml:space="preserve">Marine weather warning data must be reformatted to be compliant with this standard. S-412 warning polygons primarily contain a list of coordinate points and time attributes. Coordinate points for a warning polygon should be in decimal degrees. More information about coordinate systems is discussed in section 10.2. Additionally, time, if provided in local time, must be converted to UTC. </w:t>
      </w:r>
    </w:p>
    <w:p w:rsidR="00000000" w:rsidDel="00000000" w:rsidP="00000000" w:rsidRDefault="00000000" w:rsidRPr="00000000" w14:paraId="00000390">
      <w:pPr>
        <w:rPr/>
      </w:pPr>
      <w:r w:rsidDel="00000000" w:rsidR="00000000" w:rsidRPr="00000000">
        <w:rPr>
          <w:rtl w:val="0"/>
        </w:rPr>
        <w:t xml:space="preserve">Descriptions of the nature of warning polygons use the following units of measurement:</w:t>
      </w:r>
    </w:p>
    <w:p w:rsidR="00000000" w:rsidDel="00000000" w:rsidP="00000000" w:rsidRDefault="00000000" w:rsidRPr="00000000" w14:paraId="00000391">
      <w:pPr>
        <w:numPr>
          <w:ilvl w:val="0"/>
          <w:numId w:val="19"/>
        </w:numPr>
        <w:spacing w:after="0" w:lineRule="auto"/>
        <w:ind w:left="720" w:hanging="360"/>
        <w:rPr>
          <w:u w:val="none"/>
        </w:rPr>
      </w:pPr>
      <w:r w:rsidDel="00000000" w:rsidR="00000000" w:rsidRPr="00000000">
        <w:rPr>
          <w:rtl w:val="0"/>
        </w:rPr>
        <w:t xml:space="preserve">Wind is given in knots (kt)</w:t>
      </w:r>
      <w:r w:rsidDel="00000000" w:rsidR="00000000" w:rsidRPr="00000000">
        <w:rPr>
          <w:rtl w:val="0"/>
        </w:rPr>
      </w:r>
    </w:p>
    <w:p w:rsidR="00000000" w:rsidDel="00000000" w:rsidP="00000000" w:rsidRDefault="00000000" w:rsidRPr="00000000" w14:paraId="00000392">
      <w:pPr>
        <w:numPr>
          <w:ilvl w:val="0"/>
          <w:numId w:val="19"/>
        </w:numPr>
        <w:spacing w:after="0" w:lineRule="auto"/>
        <w:ind w:left="720" w:hanging="360"/>
        <w:rPr>
          <w:u w:val="none"/>
        </w:rPr>
      </w:pPr>
      <w:r w:rsidDel="00000000" w:rsidR="00000000" w:rsidRPr="00000000">
        <w:rPr>
          <w:rtl w:val="0"/>
        </w:rPr>
        <w:t xml:space="preserve">Wave Height is given in metres (m)</w:t>
      </w:r>
      <w:r w:rsidDel="00000000" w:rsidR="00000000" w:rsidRPr="00000000">
        <w:rPr>
          <w:rtl w:val="0"/>
        </w:rPr>
      </w:r>
    </w:p>
    <w:p w:rsidR="00000000" w:rsidDel="00000000" w:rsidP="00000000" w:rsidRDefault="00000000" w:rsidRPr="00000000" w14:paraId="00000393">
      <w:pPr>
        <w:numPr>
          <w:ilvl w:val="0"/>
          <w:numId w:val="19"/>
        </w:numPr>
        <w:spacing w:after="0" w:lineRule="auto"/>
        <w:ind w:left="720" w:hanging="360"/>
        <w:rPr>
          <w:u w:val="none"/>
        </w:rPr>
      </w:pPr>
      <w:r w:rsidDel="00000000" w:rsidR="00000000" w:rsidRPr="00000000">
        <w:rPr>
          <w:rtl w:val="0"/>
        </w:rPr>
        <w:t xml:space="preserve">Ice accumulation is given in centimetres per hour (cm/hr)</w:t>
      </w:r>
      <w:r w:rsidDel="00000000" w:rsidR="00000000" w:rsidRPr="00000000">
        <w:rPr>
          <w:rtl w:val="0"/>
        </w:rPr>
      </w:r>
    </w:p>
    <w:p w:rsidR="00000000" w:rsidDel="00000000" w:rsidP="00000000" w:rsidRDefault="00000000" w:rsidRPr="00000000" w14:paraId="00000394">
      <w:pPr>
        <w:numPr>
          <w:ilvl w:val="0"/>
          <w:numId w:val="19"/>
        </w:numPr>
        <w:spacing w:after="0" w:lineRule="auto"/>
        <w:ind w:left="720" w:hanging="360"/>
        <w:rPr>
          <w:u w:val="none"/>
        </w:rPr>
      </w:pPr>
      <w:r w:rsidDel="00000000" w:rsidR="00000000" w:rsidRPr="00000000">
        <w:rPr>
          <w:rtl w:val="0"/>
        </w:rPr>
        <w:t xml:space="preserve">Distance is given in nautical miles (nm)</w:t>
      </w:r>
      <w:r w:rsidDel="00000000" w:rsidR="00000000" w:rsidRPr="00000000">
        <w:rPr>
          <w:rtl w:val="0"/>
        </w:rPr>
      </w:r>
    </w:p>
    <w:p w:rsidR="00000000" w:rsidDel="00000000" w:rsidP="00000000" w:rsidRDefault="00000000" w:rsidRPr="00000000" w14:paraId="00000395">
      <w:pPr>
        <w:numPr>
          <w:ilvl w:val="0"/>
          <w:numId w:val="19"/>
        </w:numPr>
        <w:ind w:left="720" w:hanging="360"/>
        <w:rPr>
          <w:u w:val="none"/>
        </w:rPr>
      </w:pPr>
      <w:r w:rsidDel="00000000" w:rsidR="00000000" w:rsidRPr="00000000">
        <w:rPr>
          <w:rtl w:val="0"/>
        </w:rPr>
        <w:t xml:space="preserve">Lat and Long are given in decimal degrees up to 7 decimal numbers</w:t>
      </w:r>
      <w:r w:rsidDel="00000000" w:rsidR="00000000" w:rsidRPr="00000000">
        <w:rPr>
          <w:rtl w:val="0"/>
        </w:rPr>
      </w:r>
    </w:p>
    <w:p w:rsidR="00000000" w:rsidDel="00000000" w:rsidP="00000000" w:rsidRDefault="00000000" w:rsidRPr="00000000" w14:paraId="00000396">
      <w:pPr>
        <w:rPr>
          <w:color w:val="ff0000"/>
        </w:rPr>
      </w:pPr>
      <w:r w:rsidDel="00000000" w:rsidR="00000000" w:rsidRPr="00000000">
        <w:rPr>
          <w:rtl w:val="0"/>
        </w:rPr>
      </w:r>
    </w:p>
    <w:p w:rsidR="00000000" w:rsidDel="00000000" w:rsidP="00000000" w:rsidRDefault="00000000" w:rsidRPr="00000000" w14:paraId="00000397">
      <w:pPr>
        <w:rPr>
          <w:color w:val="ff0000"/>
        </w:rPr>
      </w:pPr>
      <w:r w:rsidDel="00000000" w:rsidR="00000000" w:rsidRPr="00000000">
        <w:rPr>
          <w:rtl w:val="0"/>
        </w:rPr>
      </w:r>
    </w:p>
    <w:p w:rsidR="00000000" w:rsidDel="00000000" w:rsidP="00000000" w:rsidRDefault="00000000" w:rsidRPr="00000000" w14:paraId="0000039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9">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8rmqgfhdkcem" w:id="78"/>
      <w:bookmarkEnd w:id="78"/>
      <w:r w:rsidDel="00000000" w:rsidR="00000000" w:rsidRPr="00000000">
        <w:rPr>
          <w:rtl w:val="0"/>
        </w:rPr>
        <w:t xml:space="preserve">Maintenance</w:t>
      </w:r>
    </w:p>
    <w:p w:rsidR="00000000" w:rsidDel="00000000" w:rsidP="00000000" w:rsidRDefault="00000000" w:rsidRPr="00000000" w14:paraId="0000039A">
      <w:pPr>
        <w:rPr/>
      </w:pPr>
      <w:r w:rsidDel="00000000" w:rsidR="00000000" w:rsidRPr="00000000">
        <w:rPr>
          <w:rtl w:val="0"/>
        </w:rPr>
        <w:t xml:space="preserve">This clause describes the maintenance process for datasets, source, production process and how feature and portrayal catalogues are to be managed within an S-100 ECDIS.</w:t>
      </w:r>
    </w:p>
    <w:p w:rsidR="00000000" w:rsidDel="00000000" w:rsidP="00000000" w:rsidRDefault="00000000" w:rsidRPr="00000000" w14:paraId="0000039B">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r0uhxc" w:id="79"/>
      <w:bookmarkEnd w:id="79"/>
      <w:r w:rsidDel="00000000" w:rsidR="00000000" w:rsidRPr="00000000">
        <w:rPr>
          <w:rtl w:val="0"/>
        </w:rPr>
        <w:t xml:space="preserve">Dataset Maintenance and Update Frequency</w:t>
      </w:r>
    </w:p>
    <w:p w:rsidR="00000000" w:rsidDel="00000000" w:rsidP="00000000" w:rsidRDefault="00000000" w:rsidRPr="00000000" w14:paraId="0000039C">
      <w:pPr>
        <w:rPr/>
      </w:pPr>
      <w:r w:rsidDel="00000000" w:rsidR="00000000" w:rsidRPr="00000000">
        <w:rPr>
          <w:rtl w:val="0"/>
        </w:rPr>
        <w:t xml:space="preserve">Atmospheric and oceanographic conditions can change rapidly and constant revision or updating of warning datasets is essential. Datasets may be available at scheduled times or available for immediate dissemination and promulgation. Forecast data are often updated multiple times per day according to the internal policies and practices of issuing offices and the WMO. New issues of S-412 data should contain the latest information, and replace the previously issued dataset. S-412 does not currently allow for delta changes to a GML dataset. </w:t>
      </w:r>
      <w:r w:rsidDel="00000000" w:rsidR="00000000" w:rsidRPr="00000000">
        <w:rPr>
          <w:rtl w:val="0"/>
        </w:rPr>
        <w:t xml:space="preserve">Amendments and corrections will be produced as necessary to address any errors discovered in a dataset or reflect new updates to the conditions.</w:t>
      </w:r>
      <w:r w:rsidDel="00000000" w:rsidR="00000000" w:rsidRPr="00000000">
        <w:rPr>
          <w:rtl w:val="0"/>
        </w:rPr>
      </w:r>
    </w:p>
    <w:p w:rsidR="00000000" w:rsidDel="00000000" w:rsidP="00000000" w:rsidRDefault="00000000" w:rsidRPr="00000000" w14:paraId="0000039D">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q5sasy" w:id="80"/>
      <w:bookmarkEnd w:id="80"/>
      <w:r w:rsidDel="00000000" w:rsidR="00000000" w:rsidRPr="00000000">
        <w:rPr>
          <w:rtl w:val="0"/>
        </w:rPr>
        <w:t xml:space="preserve">Feature and Portrayal Catalogue Management</w:t>
      </w:r>
    </w:p>
    <w:p w:rsidR="00000000" w:rsidDel="00000000" w:rsidP="00000000" w:rsidRDefault="00000000" w:rsidRPr="00000000" w14:paraId="0000039E">
      <w:pPr>
        <w:rPr/>
      </w:pPr>
      <w:r w:rsidDel="00000000" w:rsidR="00000000" w:rsidRPr="00000000">
        <w:rPr>
          <w:rtl w:val="0"/>
        </w:rPr>
        <w:t xml:space="preserve">Each new version of the Marine Weather Warnings Product Specification will include a cumulative feature and portrayal catalogue. This provides charting systems with a single set of catalogues to verify datasets against. Refer to Annex D (Feature Catalogue) and Annex G (Portrayal Catalogue).</w:t>
      </w:r>
    </w:p>
    <w:p w:rsidR="00000000" w:rsidDel="00000000" w:rsidP="00000000" w:rsidRDefault="00000000" w:rsidRPr="00000000" w14:paraId="0000039F">
      <w:pPr>
        <w:rPr/>
      </w:pPr>
      <w:r w:rsidDel="00000000" w:rsidR="00000000" w:rsidRPr="00000000">
        <w:rPr>
          <w:rtl w:val="0"/>
        </w:rPr>
        <w:t xml:space="preserve">New versions of the feature and portrayal catalogues will follow a similar approval process as the main product specification documentation. This process is described in Section 1 Product Specification Maintenance. The latest versions of these catalogues should be included in a package with the main product specification document when submitted for approval. Both new and old versions of the catalogues can be found in the IHO GI Registry.</w:t>
      </w:r>
    </w:p>
    <w:p w:rsidR="00000000" w:rsidDel="00000000" w:rsidP="00000000" w:rsidRDefault="00000000" w:rsidRPr="00000000" w14:paraId="000003A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b w:val="1"/>
        </w:rPr>
      </w:pPr>
      <w:bookmarkStart w:colFirst="0" w:colLast="0" w:name="_heading=h.ejpvq6l8fcck" w:id="81"/>
      <w:bookmarkEnd w:id="81"/>
      <w:r w:rsidDel="00000000" w:rsidR="00000000" w:rsidRPr="00000000">
        <w:rPr>
          <w:rtl w:val="0"/>
        </w:rPr>
        <w:t xml:space="preserve">GML Encoding Management</w:t>
      </w:r>
      <w:r w:rsidDel="00000000" w:rsidR="00000000" w:rsidRPr="00000000">
        <w:rPr>
          <w:rtl w:val="0"/>
        </w:rPr>
      </w:r>
    </w:p>
    <w:p w:rsidR="00000000" w:rsidDel="00000000" w:rsidP="00000000" w:rsidRDefault="00000000" w:rsidRPr="00000000" w14:paraId="000003A1">
      <w:p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0" w:firstLine="0"/>
        <w:rPr/>
      </w:pPr>
      <w:r w:rsidDel="00000000" w:rsidR="00000000" w:rsidRPr="00000000">
        <w:rPr>
          <w:rtl w:val="0"/>
        </w:rPr>
        <w:t xml:space="preserve">All S-412 datasets are in Geography Markup Language (GML) format. Any updates or changes to features and attributes will be reflected in the GML Schema File (.XSD), which is used for validating the GML files. Refer to Annex E (GML Data Product Format (encoding)).</w:t>
      </w:r>
    </w:p>
    <w:p w:rsidR="00000000" w:rsidDel="00000000" w:rsidP="00000000" w:rsidRDefault="00000000" w:rsidRPr="00000000" w14:paraId="000003A2">
      <w:pPr>
        <w:spacing w:after="200" w:line="276" w:lineRule="auto"/>
        <w:jc w:val="left"/>
        <w:rPr>
          <w:b w:val="1"/>
          <w:sz w:val="24"/>
          <w:szCs w:val="24"/>
        </w:rPr>
      </w:pPr>
      <w:bookmarkStart w:colFirst="0" w:colLast="0" w:name="_heading=h.25b2l0r" w:id="82"/>
      <w:bookmarkEnd w:id="82"/>
      <w:r w:rsidDel="00000000" w:rsidR="00000000" w:rsidRPr="00000000">
        <w:br w:type="page"/>
      </w:r>
      <w:r w:rsidDel="00000000" w:rsidR="00000000" w:rsidRPr="00000000">
        <w:rPr>
          <w:rtl w:val="0"/>
        </w:rPr>
      </w:r>
    </w:p>
    <w:p w:rsidR="00000000" w:rsidDel="00000000" w:rsidP="00000000" w:rsidRDefault="00000000" w:rsidRPr="00000000" w14:paraId="000003A3">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2wwljxtuencp" w:id="83"/>
      <w:bookmarkEnd w:id="83"/>
      <w:r w:rsidDel="00000000" w:rsidR="00000000" w:rsidRPr="00000000">
        <w:rPr>
          <w:rtl w:val="0"/>
        </w:rPr>
        <w:t xml:space="preserve">P</w:t>
      </w:r>
      <w:r w:rsidDel="00000000" w:rsidR="00000000" w:rsidRPr="00000000">
        <w:rPr>
          <w:rtl w:val="0"/>
        </w:rPr>
        <w:t xml:space="preserve">ortrayal</w:t>
      </w:r>
      <w:r w:rsidDel="00000000" w:rsidR="00000000" w:rsidRPr="00000000">
        <w:rPr>
          <w:rtl w:val="0"/>
        </w:rPr>
      </w:r>
    </w:p>
    <w:p w:rsidR="00000000" w:rsidDel="00000000" w:rsidP="00000000" w:rsidRDefault="00000000" w:rsidRPr="00000000" w14:paraId="000003A4">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kgcv8k" w:id="84"/>
      <w:bookmarkEnd w:id="84"/>
      <w:r w:rsidDel="00000000" w:rsidR="00000000" w:rsidRPr="00000000">
        <w:rPr>
          <w:rtl w:val="0"/>
        </w:rPr>
        <w:t xml:space="preserve">Introduction</w:t>
      </w:r>
    </w:p>
    <w:p w:rsidR="00000000" w:rsidDel="00000000" w:rsidP="00000000" w:rsidRDefault="00000000" w:rsidRPr="00000000" w14:paraId="000003A5">
      <w:pPr>
        <w:tabs>
          <w:tab w:val="left" w:leader="none" w:pos="993"/>
          <w:tab w:val="left" w:leader="none" w:pos="1440"/>
          <w:tab w:val="left" w:leader="none" w:pos="1985"/>
        </w:tabs>
        <w:rPr/>
      </w:pPr>
      <w:r w:rsidDel="00000000" w:rsidR="00000000" w:rsidRPr="00000000">
        <w:rPr>
          <w:rtl w:val="0"/>
        </w:rPr>
        <w:t xml:space="preserve">S-412 portrayal is intended to contribute to the safe operation of an S-100 based system by:</w:t>
      </w:r>
    </w:p>
    <w:p w:rsidR="00000000" w:rsidDel="00000000" w:rsidP="00000000" w:rsidRDefault="00000000" w:rsidRPr="00000000" w14:paraId="000003A6">
      <w:pPr>
        <w:numPr>
          <w:ilvl w:val="0"/>
          <w:numId w:val="4"/>
        </w:numPr>
        <w:tabs>
          <w:tab w:val="left" w:leader="none" w:pos="993"/>
          <w:tab w:val="left" w:leader="none" w:pos="1418"/>
          <w:tab w:val="left" w:leader="none" w:pos="1985"/>
        </w:tabs>
        <w:spacing w:after="0" w:line="240" w:lineRule="auto"/>
        <w:ind w:left="1068" w:hanging="360"/>
        <w:rPr/>
      </w:pPr>
      <w:r w:rsidDel="00000000" w:rsidR="00000000" w:rsidRPr="00000000">
        <w:rPr>
          <w:rtl w:val="0"/>
        </w:rPr>
        <w:t xml:space="preserve">Ensuring base and supplementary levels of display for S-412 data; standards of symbols, colours and their standardised assignment to features; scale limitations of data presentation; </w:t>
      </w:r>
    </w:p>
    <w:p w:rsidR="00000000" w:rsidDel="00000000" w:rsidP="00000000" w:rsidRDefault="00000000" w:rsidRPr="00000000" w14:paraId="000003A7">
      <w:pPr>
        <w:numPr>
          <w:ilvl w:val="0"/>
          <w:numId w:val="4"/>
        </w:numPr>
        <w:tabs>
          <w:tab w:val="left" w:leader="none" w:pos="993"/>
          <w:tab w:val="left" w:leader="none" w:pos="1418"/>
          <w:tab w:val="left" w:leader="none" w:pos="1985"/>
        </w:tabs>
        <w:spacing w:after="0" w:line="240" w:lineRule="auto"/>
        <w:ind w:left="1068" w:hanging="360"/>
        <w:rPr/>
      </w:pPr>
      <w:r w:rsidDel="00000000" w:rsidR="00000000" w:rsidRPr="00000000">
        <w:rPr>
          <w:rtl w:val="0"/>
        </w:rPr>
        <w:t xml:space="preserve">Ensuring the display is clear and unambiguous,</w:t>
      </w:r>
    </w:p>
    <w:p w:rsidR="00000000" w:rsidDel="00000000" w:rsidP="00000000" w:rsidRDefault="00000000" w:rsidRPr="00000000" w14:paraId="000003A8">
      <w:pPr>
        <w:numPr>
          <w:ilvl w:val="0"/>
          <w:numId w:val="4"/>
        </w:numPr>
        <w:tabs>
          <w:tab w:val="left" w:leader="none" w:pos="993"/>
          <w:tab w:val="left" w:leader="none" w:pos="1418"/>
          <w:tab w:val="left" w:leader="none" w:pos="1985"/>
        </w:tabs>
        <w:spacing w:after="0" w:line="240" w:lineRule="auto"/>
        <w:ind w:left="1068" w:hanging="360"/>
        <w:rPr/>
      </w:pPr>
      <w:r w:rsidDel="00000000" w:rsidR="00000000" w:rsidRPr="00000000">
        <w:rPr>
          <w:rtl w:val="0"/>
        </w:rPr>
        <w:t xml:space="preserve">Establishing an accepted pattern presentation that becomes familiar to mariners and so can be recognized instantly without confusion.</w:t>
      </w:r>
    </w:p>
    <w:p w:rsidR="00000000" w:rsidDel="00000000" w:rsidP="00000000" w:rsidRDefault="00000000" w:rsidRPr="00000000" w14:paraId="000003A9">
      <w:pPr>
        <w:numPr>
          <w:ilvl w:val="0"/>
          <w:numId w:val="4"/>
        </w:numPr>
        <w:tabs>
          <w:tab w:val="left" w:leader="none" w:pos="993"/>
          <w:tab w:val="left" w:leader="none" w:pos="1418"/>
          <w:tab w:val="left" w:leader="none" w:pos="1985"/>
        </w:tabs>
        <w:spacing w:after="0" w:line="240" w:lineRule="auto"/>
        <w:ind w:left="1068" w:hanging="360"/>
        <w:rPr/>
      </w:pPr>
      <w:r w:rsidDel="00000000" w:rsidR="00000000" w:rsidRPr="00000000">
        <w:rPr>
          <w:rtl w:val="0"/>
        </w:rPr>
        <w:t xml:space="preserve">Utilising the S-100 portrayal model to ensure interoperability.</w:t>
      </w:r>
    </w:p>
    <w:p w:rsidR="00000000" w:rsidDel="00000000" w:rsidP="00000000" w:rsidRDefault="00000000" w:rsidRPr="00000000" w14:paraId="000003AA">
      <w:pPr>
        <w:tabs>
          <w:tab w:val="left" w:leader="none" w:pos="993"/>
          <w:tab w:val="left" w:leader="none" w:pos="1418"/>
          <w:tab w:val="left" w:leader="none" w:pos="1985"/>
        </w:tabs>
        <w:spacing w:after="0" w:line="240" w:lineRule="auto"/>
        <w:ind w:left="1068" w:firstLine="0"/>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S-412 portrayal is covered by the portrayal model as defined in S-100. This model reflects how the portrayal catalogue is defined for use in systems. The portrayal catalogue defines symbology and the portrayal rules for each feature attribute combination contained in the feature catalogue. </w:t>
      </w:r>
    </w:p>
    <w:p w:rsidR="00000000" w:rsidDel="00000000" w:rsidP="00000000" w:rsidRDefault="00000000" w:rsidRPr="00000000" w14:paraId="000003AC">
      <w:pPr>
        <w:rPr>
          <w:color w:val="ff0000"/>
        </w:rPr>
      </w:pPr>
      <w:r w:rsidDel="00000000" w:rsidR="00000000" w:rsidRPr="00000000">
        <w:rPr>
          <w:color w:val="ff0000"/>
          <w:rtl w:val="0"/>
        </w:rPr>
        <w:t xml:space="preserve">&lt; &lt; Statement about the types of data allowed in GML format (points, lines, polygons) &gt; &gt; </w:t>
      </w:r>
    </w:p>
    <w:p w:rsidR="00000000" w:rsidDel="00000000" w:rsidP="00000000" w:rsidRDefault="00000000" w:rsidRPr="00000000" w14:paraId="000003AD">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b w:val="1"/>
        </w:rPr>
      </w:pPr>
      <w:bookmarkStart w:colFirst="0" w:colLast="0" w:name="_heading=h.krlnvnig65e8" w:id="85"/>
      <w:bookmarkEnd w:id="85"/>
      <w:sdt>
        <w:sdtPr>
          <w:id w:val="1093050650"/>
          <w:tag w:val="goog_rdk_1"/>
        </w:sdtPr>
        <w:sdtContent>
          <w:commentRangeStart w:id="1"/>
        </w:sdtContent>
      </w:sdt>
      <w:sdt>
        <w:sdtPr>
          <w:id w:val="889444968"/>
          <w:tag w:val="goog_rdk_2"/>
        </w:sdtPr>
        <w:sdtContent>
          <w:commentRangeStart w:id="2"/>
        </w:sdtContent>
      </w:sdt>
      <w:r w:rsidDel="00000000" w:rsidR="00000000" w:rsidRPr="00000000">
        <w:rPr>
          <w:rtl w:val="0"/>
        </w:rPr>
        <w:t xml:space="preserve">Polygon Portrayals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AE">
      <w:pPr>
        <w:rPr>
          <w:color w:val="ff0000"/>
          <w:sz w:val="18"/>
          <w:szCs w:val="18"/>
        </w:rPr>
      </w:pPr>
      <w:r w:rsidDel="00000000" w:rsidR="00000000" w:rsidRPr="00000000">
        <w:rPr>
          <w:color w:val="ff0000"/>
          <w:rtl w:val="0"/>
        </w:rPr>
        <w:t xml:space="preserve">&lt; &lt; Under development – will include information about polygon features with examples of their portrayal, to include initiating portrayal rules, day/night/dusk colour palettes, orientation &gt; &gt;</w:t>
      </w:r>
      <w:r w:rsidDel="00000000" w:rsidR="00000000" w:rsidRPr="00000000">
        <w:rPr>
          <w:rtl w:val="0"/>
        </w:rPr>
      </w:r>
    </w:p>
    <w:p w:rsidR="00000000" w:rsidDel="00000000" w:rsidP="00000000" w:rsidRDefault="00000000" w:rsidRPr="00000000" w14:paraId="000003AF">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xvir7l" w:id="86"/>
      <w:bookmarkEnd w:id="86"/>
      <w:r w:rsidDel="00000000" w:rsidR="00000000" w:rsidRPr="00000000">
        <w:rPr>
          <w:rtl w:val="0"/>
        </w:rPr>
        <w:t xml:space="preserve">Temporal Rules</w:t>
      </w:r>
    </w:p>
    <w:p w:rsidR="00000000" w:rsidDel="00000000" w:rsidP="00000000" w:rsidRDefault="00000000" w:rsidRPr="00000000" w14:paraId="000003B0">
      <w:pPr>
        <w:rPr>
          <w:color w:val="ff0000"/>
          <w:sz w:val="18"/>
          <w:szCs w:val="18"/>
        </w:rPr>
      </w:pPr>
      <w:r w:rsidDel="00000000" w:rsidR="00000000" w:rsidRPr="00000000">
        <w:rPr>
          <w:color w:val="ff0000"/>
          <w:sz w:val="18"/>
          <w:szCs w:val="18"/>
          <w:rtl w:val="0"/>
        </w:rPr>
        <w:t xml:space="preserve">&lt; &lt; Temporal rules &gt; &gt; </w:t>
      </w:r>
    </w:p>
    <w:p w:rsidR="00000000" w:rsidDel="00000000" w:rsidP="00000000" w:rsidRDefault="00000000" w:rsidRPr="00000000" w14:paraId="000003B1">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hv69ve" w:id="87"/>
      <w:bookmarkEnd w:id="87"/>
      <w:r w:rsidDel="00000000" w:rsidR="00000000" w:rsidRPr="00000000">
        <w:rPr>
          <w:rtl w:val="0"/>
        </w:rPr>
        <w:t xml:space="preserve">Transparency Rules</w:t>
      </w:r>
    </w:p>
    <w:p w:rsidR="00000000" w:rsidDel="00000000" w:rsidP="00000000" w:rsidRDefault="00000000" w:rsidRPr="00000000" w14:paraId="000003B2">
      <w:pPr>
        <w:rPr>
          <w:color w:val="ff0000"/>
          <w:sz w:val="18"/>
          <w:szCs w:val="18"/>
        </w:rPr>
      </w:pPr>
      <w:r w:rsidDel="00000000" w:rsidR="00000000" w:rsidRPr="00000000">
        <w:rPr>
          <w:color w:val="ff0000"/>
          <w:sz w:val="18"/>
          <w:szCs w:val="18"/>
          <w:rtl w:val="0"/>
        </w:rPr>
        <w:t xml:space="preserve">&lt; &lt; Transparency rules &gt; &gt;</w:t>
      </w:r>
    </w:p>
    <w:p w:rsidR="00000000" w:rsidDel="00000000" w:rsidP="00000000" w:rsidRDefault="00000000" w:rsidRPr="00000000" w14:paraId="000003B3">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x0gk37" w:id="88"/>
      <w:bookmarkEnd w:id="88"/>
      <w:r w:rsidDel="00000000" w:rsidR="00000000" w:rsidRPr="00000000">
        <w:rPr>
          <w:rtl w:val="0"/>
        </w:rPr>
        <w:t xml:space="preserve">Intraoperability</w:t>
      </w:r>
    </w:p>
    <w:p w:rsidR="00000000" w:rsidDel="00000000" w:rsidP="00000000" w:rsidRDefault="00000000" w:rsidRPr="00000000" w14:paraId="000003B4">
      <w:pPr>
        <w:rPr>
          <w:color w:val="ff0000"/>
          <w:sz w:val="18"/>
          <w:szCs w:val="18"/>
        </w:rPr>
      </w:pPr>
      <w:r w:rsidDel="00000000" w:rsidR="00000000" w:rsidRPr="00000000">
        <w:rPr>
          <w:color w:val="ff0000"/>
          <w:sz w:val="18"/>
          <w:szCs w:val="18"/>
          <w:rtl w:val="0"/>
        </w:rPr>
        <w:t xml:space="preserve">&lt; &lt; Intraoperability statements, including transparency and symbol hierarchy &gt; &gt;</w:t>
      </w:r>
    </w:p>
    <w:p w:rsidR="00000000" w:rsidDel="00000000" w:rsidP="00000000" w:rsidRDefault="00000000" w:rsidRPr="00000000" w14:paraId="000003B5">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h042r0" w:id="89"/>
      <w:bookmarkEnd w:id="89"/>
      <w:r w:rsidDel="00000000" w:rsidR="00000000" w:rsidRPr="00000000">
        <w:rPr>
          <w:rtl w:val="0"/>
        </w:rPr>
        <w:t xml:space="preserve">Interoperability</w:t>
      </w:r>
    </w:p>
    <w:p w:rsidR="00000000" w:rsidDel="00000000" w:rsidP="00000000" w:rsidRDefault="00000000" w:rsidRPr="00000000" w14:paraId="000003B6">
      <w:pPr>
        <w:rPr>
          <w:color w:val="ff0000"/>
          <w:sz w:val="18"/>
          <w:szCs w:val="18"/>
        </w:rPr>
      </w:pPr>
      <w:r w:rsidDel="00000000" w:rsidR="00000000" w:rsidRPr="00000000">
        <w:rPr>
          <w:color w:val="ff0000"/>
          <w:sz w:val="18"/>
          <w:szCs w:val="18"/>
          <w:rtl w:val="0"/>
        </w:rPr>
        <w:t xml:space="preserve">&lt; &lt; Interoperability statements &gt; &gt;</w:t>
      </w:r>
    </w:p>
    <w:p w:rsidR="00000000" w:rsidDel="00000000" w:rsidP="00000000" w:rsidRDefault="00000000" w:rsidRPr="00000000" w14:paraId="000003B7">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w5ecyt" w:id="90"/>
      <w:bookmarkEnd w:id="90"/>
      <w:r w:rsidDel="00000000" w:rsidR="00000000" w:rsidRPr="00000000">
        <w:rPr>
          <w:rtl w:val="0"/>
        </w:rPr>
        <w:t xml:space="preserve">Portrayal catalogue</w:t>
      </w:r>
    </w:p>
    <w:p w:rsidR="00000000" w:rsidDel="00000000" w:rsidP="00000000" w:rsidRDefault="00000000" w:rsidRPr="00000000" w14:paraId="000003B8">
      <w:pPr>
        <w:rPr>
          <w:color w:val="ff0000"/>
        </w:rPr>
      </w:pPr>
      <w:r w:rsidDel="00000000" w:rsidR="00000000" w:rsidRPr="00000000">
        <w:rPr>
          <w:color w:val="ff0000"/>
          <w:rtl w:val="0"/>
        </w:rPr>
        <w:t xml:space="preserve">&lt; &lt; Under development – once completed, XML will be provided &gt; &gt; </w:t>
      </w:r>
    </w:p>
    <w:p w:rsidR="00000000" w:rsidDel="00000000" w:rsidP="00000000" w:rsidRDefault="00000000" w:rsidRPr="00000000" w14:paraId="000003B9">
      <w:pPr>
        <w:rPr/>
      </w:pPr>
      <w:r w:rsidDel="00000000" w:rsidR="00000000" w:rsidRPr="00000000">
        <w:rPr>
          <w:rtl w:val="0"/>
        </w:rPr>
        <w:t xml:space="preserve">The portrayal catalogue contains the mechanisms for the system to portray information found in S-412 datasets. The portrayal catalogue contains the following types of mechanisms and structures:</w:t>
      </w:r>
    </w:p>
    <w:p w:rsidR="00000000" w:rsidDel="00000000" w:rsidP="00000000" w:rsidRDefault="00000000" w:rsidRPr="00000000" w14:paraId="000003BA">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Input Schema</w:t>
      </w:r>
    </w:p>
    <w:p w:rsidR="00000000" w:rsidDel="00000000" w:rsidP="00000000" w:rsidRDefault="00000000" w:rsidRPr="00000000" w14:paraId="000003B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of portrayal rules</w:t>
      </w:r>
    </w:p>
    <w:p w:rsidR="00000000" w:rsidDel="00000000" w:rsidP="00000000" w:rsidRDefault="00000000" w:rsidRPr="00000000" w14:paraId="000003B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of drawing instructions</w:t>
      </w:r>
    </w:p>
    <w:p w:rsidR="00000000" w:rsidDel="00000000" w:rsidP="00000000" w:rsidRDefault="00000000" w:rsidRPr="00000000" w14:paraId="000003BD">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of symbols, line styles and colours</w:t>
      </w:r>
    </w:p>
    <w:p w:rsidR="00000000" w:rsidDel="00000000" w:rsidP="00000000" w:rsidRDefault="00000000" w:rsidRPr="00000000" w14:paraId="000003BE">
      <w:pPr>
        <w:rPr/>
      </w:pPr>
      <w:r w:rsidDel="00000000" w:rsidR="00000000" w:rsidRPr="00000000">
        <w:rPr>
          <w:rtl w:val="0"/>
        </w:rPr>
        <w:t xml:space="preserve">The portrayal catalogue model is defined in S-100 Part 9. The S-412 Portrayal catalogue is provided in Annex G and will be available in an XML document which conforms to the S-100 XML Portrayal catalogue Schema. It is structured as follows:</w:t>
      </w:r>
    </w:p>
    <w:p w:rsidR="00000000" w:rsidDel="00000000" w:rsidP="00000000" w:rsidRDefault="00000000" w:rsidRPr="00000000" w14:paraId="000003BF">
      <w:pPr>
        <w:spacing w:after="0" w:lineRule="auto"/>
        <w:rPr/>
      </w:pPr>
      <w:r w:rsidDel="00000000" w:rsidR="00000000" w:rsidRPr="00000000">
        <w:rPr>
          <w:rtl w:val="0"/>
        </w:rPr>
        <w:t xml:space="preserve">Root ---- (contains the catalogue named “</w:t>
      </w:r>
      <w:r w:rsidDel="00000000" w:rsidR="00000000" w:rsidRPr="00000000">
        <w:rPr>
          <w:b w:val="1"/>
          <w:rtl w:val="0"/>
        </w:rPr>
        <w:t xml:space="preserve">portrayal_catalogue.xml”</w:t>
      </w:r>
      <w:r w:rsidDel="00000000" w:rsidR="00000000" w:rsidRPr="00000000">
        <w:rPr>
          <w:rtl w:val="0"/>
        </w:rPr>
        <w:t xml:space="preserve">)</w:t>
      </w:r>
    </w:p>
    <w:p w:rsidR="00000000" w:rsidDel="00000000" w:rsidP="00000000" w:rsidRDefault="00000000" w:rsidRPr="00000000" w14:paraId="000003C0">
      <w:pPr>
        <w:spacing w:after="0" w:lineRule="auto"/>
        <w:rPr/>
      </w:pPr>
      <w:r w:rsidDel="00000000" w:rsidR="00000000" w:rsidRPr="00000000">
        <w:rPr>
          <w:rtl w:val="0"/>
        </w:rPr>
        <w:t xml:space="preserve">   |</w:t>
      </w:r>
    </w:p>
    <w:p w:rsidR="00000000" w:rsidDel="00000000" w:rsidP="00000000" w:rsidRDefault="00000000" w:rsidRPr="00000000" w14:paraId="000003C1">
      <w:pPr>
        <w:spacing w:after="0" w:lineRule="auto"/>
        <w:rPr/>
      </w:pPr>
      <w:r w:rsidDel="00000000" w:rsidR="00000000" w:rsidRPr="00000000">
        <w:rPr>
          <w:rtl w:val="0"/>
        </w:rPr>
        <w:t xml:space="preserve">   |-- Pixmaps (contains XML files describing pixmaps)</w:t>
      </w:r>
    </w:p>
    <w:p w:rsidR="00000000" w:rsidDel="00000000" w:rsidP="00000000" w:rsidRDefault="00000000" w:rsidRPr="00000000" w14:paraId="000003C2">
      <w:pPr>
        <w:spacing w:after="0" w:lineRule="auto"/>
        <w:rPr/>
      </w:pPr>
      <w:r w:rsidDel="00000000" w:rsidR="00000000" w:rsidRPr="00000000">
        <w:rPr>
          <w:rtl w:val="0"/>
        </w:rPr>
        <w:t xml:space="preserve">   |</w:t>
      </w:r>
    </w:p>
    <w:p w:rsidR="00000000" w:rsidDel="00000000" w:rsidP="00000000" w:rsidRDefault="00000000" w:rsidRPr="00000000" w14:paraId="000003C3">
      <w:pPr>
        <w:spacing w:after="0" w:lineRule="auto"/>
        <w:rPr/>
      </w:pPr>
      <w:r w:rsidDel="00000000" w:rsidR="00000000" w:rsidRPr="00000000">
        <w:rPr>
          <w:rtl w:val="0"/>
        </w:rPr>
        <w:t xml:space="preserve">   |-- ColorProfiles (contains XML files with colour profiles and CSS2 style sheets)</w:t>
      </w:r>
    </w:p>
    <w:p w:rsidR="00000000" w:rsidDel="00000000" w:rsidP="00000000" w:rsidRDefault="00000000" w:rsidRPr="00000000" w14:paraId="000003C4">
      <w:pPr>
        <w:spacing w:after="0" w:lineRule="auto"/>
        <w:rPr/>
      </w:pPr>
      <w:r w:rsidDel="00000000" w:rsidR="00000000" w:rsidRPr="00000000">
        <w:rPr>
          <w:rtl w:val="0"/>
        </w:rPr>
        <w:t xml:space="preserve">   |</w:t>
      </w:r>
    </w:p>
    <w:p w:rsidR="00000000" w:rsidDel="00000000" w:rsidP="00000000" w:rsidRDefault="00000000" w:rsidRPr="00000000" w14:paraId="000003C5">
      <w:pPr>
        <w:spacing w:after="0" w:lineRule="auto"/>
        <w:rPr/>
      </w:pPr>
      <w:r w:rsidDel="00000000" w:rsidR="00000000" w:rsidRPr="00000000">
        <w:rPr>
          <w:rtl w:val="0"/>
        </w:rPr>
        <w:t xml:space="preserve">   |-- Symbols (contains SVG files with symbols)</w:t>
      </w:r>
    </w:p>
    <w:p w:rsidR="00000000" w:rsidDel="00000000" w:rsidP="00000000" w:rsidRDefault="00000000" w:rsidRPr="00000000" w14:paraId="000003C6">
      <w:pPr>
        <w:spacing w:after="0" w:lineRule="auto"/>
        <w:rPr/>
      </w:pPr>
      <w:r w:rsidDel="00000000" w:rsidR="00000000" w:rsidRPr="00000000">
        <w:rPr>
          <w:rtl w:val="0"/>
        </w:rPr>
        <w:t xml:space="preserve">   |</w:t>
      </w:r>
    </w:p>
    <w:p w:rsidR="00000000" w:rsidDel="00000000" w:rsidP="00000000" w:rsidRDefault="00000000" w:rsidRPr="00000000" w14:paraId="000003C7">
      <w:pPr>
        <w:spacing w:after="0" w:lineRule="auto"/>
        <w:rPr/>
      </w:pPr>
      <w:r w:rsidDel="00000000" w:rsidR="00000000" w:rsidRPr="00000000">
        <w:rPr>
          <w:rtl w:val="0"/>
        </w:rPr>
        <w:t xml:space="preserve">   |-- LineStyles (contains XML files with line styles)</w:t>
      </w:r>
    </w:p>
    <w:p w:rsidR="00000000" w:rsidDel="00000000" w:rsidP="00000000" w:rsidRDefault="00000000" w:rsidRPr="00000000" w14:paraId="000003C8">
      <w:pPr>
        <w:spacing w:after="0" w:lineRule="auto"/>
        <w:rPr/>
      </w:pPr>
      <w:r w:rsidDel="00000000" w:rsidR="00000000" w:rsidRPr="00000000">
        <w:rPr>
          <w:rtl w:val="0"/>
        </w:rPr>
        <w:t xml:space="preserve">   |</w:t>
      </w:r>
    </w:p>
    <w:p w:rsidR="00000000" w:rsidDel="00000000" w:rsidP="00000000" w:rsidRDefault="00000000" w:rsidRPr="00000000" w14:paraId="000003C9">
      <w:pPr>
        <w:spacing w:after="0" w:lineRule="auto"/>
        <w:rPr/>
      </w:pPr>
      <w:r w:rsidDel="00000000" w:rsidR="00000000" w:rsidRPr="00000000">
        <w:rPr>
          <w:rtl w:val="0"/>
        </w:rPr>
        <w:t xml:space="preserve">   |-- AreaFills (contains XML files area fills)</w:t>
      </w:r>
    </w:p>
    <w:p w:rsidR="00000000" w:rsidDel="00000000" w:rsidP="00000000" w:rsidRDefault="00000000" w:rsidRPr="00000000" w14:paraId="000003CA">
      <w:pPr>
        <w:spacing w:after="0" w:lineRule="auto"/>
        <w:rPr/>
      </w:pPr>
      <w:r w:rsidDel="00000000" w:rsidR="00000000" w:rsidRPr="00000000">
        <w:rPr>
          <w:rtl w:val="0"/>
        </w:rPr>
        <w:t xml:space="preserve">   |</w:t>
      </w:r>
    </w:p>
    <w:p w:rsidR="00000000" w:rsidDel="00000000" w:rsidP="00000000" w:rsidRDefault="00000000" w:rsidRPr="00000000" w14:paraId="000003CB">
      <w:pPr>
        <w:spacing w:after="0" w:lineRule="auto"/>
        <w:rPr/>
      </w:pPr>
      <w:r w:rsidDel="00000000" w:rsidR="00000000" w:rsidRPr="00000000">
        <w:rPr>
          <w:rtl w:val="0"/>
        </w:rPr>
        <w:t xml:space="preserve">   |-- Fonts (contains TrueType font files)</w:t>
      </w:r>
    </w:p>
    <w:p w:rsidR="00000000" w:rsidDel="00000000" w:rsidP="00000000" w:rsidRDefault="00000000" w:rsidRPr="00000000" w14:paraId="000003CC">
      <w:pPr>
        <w:spacing w:after="0" w:lineRule="auto"/>
        <w:rPr/>
      </w:pPr>
      <w:r w:rsidDel="00000000" w:rsidR="00000000" w:rsidRPr="00000000">
        <w:rPr>
          <w:rtl w:val="0"/>
        </w:rPr>
        <w:t xml:space="preserve">   |</w:t>
      </w:r>
    </w:p>
    <w:p w:rsidR="00000000" w:rsidDel="00000000" w:rsidP="00000000" w:rsidRDefault="00000000" w:rsidRPr="00000000" w14:paraId="000003CD">
      <w:pPr>
        <w:spacing w:after="0" w:lineRule="auto"/>
        <w:rPr/>
      </w:pPr>
      <w:bookmarkStart w:colFirst="0" w:colLast="0" w:name="_heading=h.1baon6m" w:id="91"/>
      <w:bookmarkEnd w:id="91"/>
      <w:r w:rsidDel="00000000" w:rsidR="00000000" w:rsidRPr="00000000">
        <w:rPr>
          <w:rtl w:val="0"/>
        </w:rPr>
        <w:t xml:space="preserve">   |-- Rules (contains XSLT files with templates)</w:t>
      </w:r>
    </w:p>
    <w:p w:rsidR="00000000" w:rsidDel="00000000" w:rsidP="00000000" w:rsidRDefault="00000000" w:rsidRPr="00000000" w14:paraId="000003CE">
      <w:pPr>
        <w:tabs>
          <w:tab w:val="left" w:leader="none" w:pos="540"/>
          <w:tab w:val="left" w:leader="none" w:pos="700"/>
          <w:tab w:val="left" w:leader="none" w:pos="540"/>
          <w:tab w:val="left" w:leader="none" w:pos="700"/>
        </w:tabs>
        <w:ind w:left="0" w:firstLine="0"/>
        <w:rPr/>
      </w:pPr>
      <w:r w:rsidDel="00000000" w:rsidR="00000000" w:rsidRPr="00000000">
        <w:rPr>
          <w:rtl w:val="0"/>
        </w:rPr>
      </w:r>
    </w:p>
    <w:p w:rsidR="00000000" w:rsidDel="00000000" w:rsidP="00000000" w:rsidRDefault="00000000" w:rsidRPr="00000000" w14:paraId="000003CF">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540"/>
          <w:tab w:val="left" w:leader="none" w:pos="700"/>
          <w:tab w:val="left" w:leader="none" w:pos="540"/>
          <w:tab w:val="left" w:leader="none" w:pos="700"/>
        </w:tabs>
        <w:ind w:left="273.6" w:hanging="273.6"/>
        <w:rPr/>
      </w:pPr>
      <w:bookmarkStart w:colFirst="0" w:colLast="0" w:name="_heading=h.tyvy7pdaalcf" w:id="92"/>
      <w:bookmarkEnd w:id="92"/>
      <w:r w:rsidDel="00000000" w:rsidR="00000000" w:rsidRPr="00000000">
        <w:rPr>
          <w:rtl w:val="0"/>
        </w:rPr>
        <w:t xml:space="preserve">Lua vs XSLT Portrayal</w:t>
      </w:r>
    </w:p>
    <w:p w:rsidR="00000000" w:rsidDel="00000000" w:rsidP="00000000" w:rsidRDefault="00000000" w:rsidRPr="00000000" w14:paraId="000003D0">
      <w:pPr>
        <w:rPr>
          <w:color w:val="ff0000"/>
        </w:rPr>
      </w:pPr>
      <w:r w:rsidDel="00000000" w:rsidR="00000000" w:rsidRPr="00000000">
        <w:rPr>
          <w:color w:val="ff0000"/>
          <w:rtl w:val="0"/>
        </w:rPr>
        <w:t xml:space="preserve">&lt; &lt; Under development &gt; &gt; </w:t>
      </w:r>
    </w:p>
    <w:p w:rsidR="00000000" w:rsidDel="00000000" w:rsidP="00000000" w:rsidRDefault="00000000" w:rsidRPr="00000000" w14:paraId="000003D1">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2">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3">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4">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5">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6">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7">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8">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9">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A">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B">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C">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D">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E">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3DF">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s1hts9md5pph" w:id="93"/>
      <w:bookmarkEnd w:id="93"/>
      <w:r w:rsidDel="00000000" w:rsidR="00000000" w:rsidRPr="00000000">
        <w:rPr>
          <w:rtl w:val="0"/>
        </w:rPr>
        <w:t xml:space="preserve">Data Product Format (Encoding)</w:t>
      </w:r>
      <w:r w:rsidDel="00000000" w:rsidR="00000000" w:rsidRPr="00000000">
        <w:rPr>
          <w:rtl w:val="0"/>
        </w:rPr>
      </w:r>
    </w:p>
    <w:p w:rsidR="00000000" w:rsidDel="00000000" w:rsidP="00000000" w:rsidRDefault="00000000" w:rsidRPr="00000000" w14:paraId="000003E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vac5uf" w:id="94"/>
      <w:bookmarkEnd w:id="94"/>
      <w:r w:rsidDel="00000000" w:rsidR="00000000" w:rsidRPr="00000000">
        <w:rPr>
          <w:rtl w:val="0"/>
        </w:rPr>
        <w:t xml:space="preserve">Introduction</w:t>
      </w:r>
    </w:p>
    <w:p w:rsidR="00000000" w:rsidDel="00000000" w:rsidP="00000000" w:rsidRDefault="00000000" w:rsidRPr="00000000" w14:paraId="000003E1">
      <w:pPr>
        <w:rPr/>
      </w:pPr>
      <w:r w:rsidDel="00000000" w:rsidR="00000000" w:rsidRPr="00000000">
        <w:rPr>
          <w:rtl w:val="0"/>
        </w:rPr>
        <w:t xml:space="preserve">This clause specifies the encoding for Marine Weather Warning datasets. The principal encoding is the Open Geospatial Consortium (OGC), Geography Markup Language (GML) format as profiled by the S-100 GML schema in Part 10b of S-100. See Annex E – Data Product format (encoding) for a complete description and examples of the data records, fields and subfields defined in GML encoding.</w:t>
      </w:r>
    </w:p>
    <w:p w:rsidR="00000000" w:rsidDel="00000000" w:rsidP="00000000" w:rsidRDefault="00000000" w:rsidRPr="00000000" w14:paraId="000003E2">
      <w:pPr>
        <w:rPr/>
      </w:pPr>
      <w:r w:rsidDel="00000000" w:rsidR="00000000" w:rsidRPr="00000000">
        <w:rPr>
          <w:rtl w:val="0"/>
        </w:rPr>
        <w:t xml:space="preserve">The XML Schema for the S-412 GML application schema is available at the GI Registry (http://registry.iho.int). Feature instances must validate against the schema and conform to all other requirements specified in this data product specification including all constraints not captured in the XML Schema document.</w:t>
      </w:r>
    </w:p>
    <w:p w:rsidR="00000000" w:rsidDel="00000000" w:rsidP="00000000" w:rsidRDefault="00000000" w:rsidRPr="00000000" w14:paraId="000003E3">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afmg28" w:id="95"/>
      <w:bookmarkEnd w:id="95"/>
      <w:r w:rsidDel="00000000" w:rsidR="00000000" w:rsidRPr="00000000">
        <w:rPr>
          <w:rtl w:val="0"/>
        </w:rPr>
        <w:t xml:space="preserve">Encoding of Latitude and Longitude </w:t>
      </w:r>
    </w:p>
    <w:p w:rsidR="00000000" w:rsidDel="00000000" w:rsidP="00000000" w:rsidRDefault="00000000" w:rsidRPr="00000000" w14:paraId="000003E4">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ind w:left="720" w:hanging="720"/>
        <w:rPr/>
      </w:pPr>
      <w:bookmarkStart w:colFirst="0" w:colLast="0" w:name="_heading=h.pkwqa1" w:id="96"/>
      <w:bookmarkEnd w:id="96"/>
      <w:r w:rsidDel="00000000" w:rsidR="00000000" w:rsidRPr="00000000">
        <w:rPr>
          <w:rtl w:val="0"/>
        </w:rPr>
        <w:t xml:space="preserve">GML Latitude and Longitude</w:t>
      </w:r>
    </w:p>
    <w:p w:rsidR="00000000" w:rsidDel="00000000" w:rsidP="00000000" w:rsidRDefault="00000000" w:rsidRPr="00000000" w14:paraId="000003E5">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In S-412 GML files, latitude and longitude must be encoded in decimal degrees, e.g. for a:</w:t>
      </w:r>
      <w:r w:rsidDel="00000000" w:rsidR="00000000" w:rsidRPr="00000000">
        <w:rPr>
          <w:rtl w:val="0"/>
        </w:rPr>
      </w:r>
    </w:p>
    <w:p w:rsidR="00000000" w:rsidDel="00000000" w:rsidP="00000000" w:rsidRDefault="00000000" w:rsidRPr="00000000" w14:paraId="000003E6">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jc w:val="left"/>
        <w:rPr/>
      </w:pPr>
      <w:r w:rsidDel="00000000" w:rsidR="00000000" w:rsidRPr="00000000">
        <w:rPr>
          <w:i w:val="1"/>
          <w:rtl w:val="0"/>
        </w:rPr>
        <w:t xml:space="preserve">multiple point feature:</w:t>
      </w:r>
      <w:r w:rsidDel="00000000" w:rsidR="00000000" w:rsidRPr="00000000">
        <w:rPr>
          <w:rtl w:val="0"/>
        </w:rPr>
        <w:t xml:space="preserve"> </w:t>
        <w:br w:type="textWrapping"/>
      </w:r>
      <w:r w:rsidDel="00000000" w:rsidR="00000000" w:rsidRPr="00000000">
        <w:rPr>
          <w:rFonts w:ascii="Courier" w:cs="Courier" w:eastAsia="Courier" w:hAnsi="Courier"/>
          <w:rtl w:val="0"/>
        </w:rPr>
        <w:t xml:space="preserve">&lt;gml:posList&gt;24.700001 9.95 24.48 15.23 26.629999 22.02&lt;/gml:posList&gt;</w:t>
      </w:r>
      <w:r w:rsidDel="00000000" w:rsidR="00000000" w:rsidRPr="00000000">
        <w:rPr>
          <w:rtl w:val="0"/>
        </w:rPr>
      </w:r>
    </w:p>
    <w:p w:rsidR="00000000" w:rsidDel="00000000" w:rsidP="00000000" w:rsidRDefault="00000000" w:rsidRPr="00000000" w14:paraId="000003E7">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As modern GIS clients will likely be “axis-aware”, the order of the latitude/longitude pairs matters and should be latitude first, longitude second (YX), as in the examples above. To indicate the WGS84 horizontal coordinate reference system for the YX latitude/longitude pairs, in the GML file use: </w:t>
      </w:r>
    </w:p>
    <w:p w:rsidR="00000000" w:rsidDel="00000000" w:rsidP="00000000" w:rsidRDefault="00000000" w:rsidRPr="00000000" w14:paraId="000003E8">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rFonts w:ascii="Courier" w:cs="Courier" w:eastAsia="Courier" w:hAnsi="Courier"/>
        </w:rPr>
      </w:pPr>
      <w:r w:rsidDel="00000000" w:rsidR="00000000" w:rsidRPr="00000000">
        <w:rPr>
          <w:rFonts w:ascii="Courier" w:cs="Courier" w:eastAsia="Courier" w:hAnsi="Courier"/>
          <w:rtl w:val="0"/>
        </w:rPr>
        <w:t xml:space="preserve">srsName=”urn:ogc:def:crs:epsg::4326”</w:t>
      </w:r>
    </w:p>
    <w:p w:rsidR="00000000" w:rsidDel="00000000" w:rsidP="00000000" w:rsidRDefault="00000000" w:rsidRPr="00000000" w14:paraId="000003E9">
      <w:pPr>
        <w:rPr/>
      </w:pPr>
      <w:bookmarkStart w:colFirst="0" w:colLast="0" w:name="_heading=h.39kk8xu" w:id="97"/>
      <w:bookmarkEnd w:id="97"/>
      <w:r w:rsidDel="00000000" w:rsidR="00000000" w:rsidRPr="00000000">
        <w:rPr>
          <w:rtl w:val="0"/>
        </w:rPr>
        <w:t xml:space="preserve">Also, the order of latitude-longitude pairs matters in a multiple point feature. For a curve feature, this order shall be listed in a west to east (W-&gt;E) order, as in westernmost point first and easternmost point last, or increasingly positive longitude values (see multiple point feature example above). For a surface feature, this order shall be listed in a clockwise order.Numeric Attribute Encoding</w:t>
      </w:r>
    </w:p>
    <w:p w:rsidR="00000000" w:rsidDel="00000000" w:rsidP="00000000" w:rsidRDefault="00000000" w:rsidRPr="00000000" w14:paraId="000003EA">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spacing w:after="0" w:line="240" w:lineRule="auto"/>
        <w:rPr/>
      </w:pPr>
      <w:r w:rsidDel="00000000" w:rsidR="00000000" w:rsidRPr="00000000">
        <w:rPr>
          <w:rtl w:val="0"/>
        </w:rPr>
        <w:t xml:space="preserve">Floating point or integer attribute values must not be padded by non-significant zeros. </w:t>
      </w:r>
    </w:p>
    <w:p w:rsidR="00000000" w:rsidDel="00000000" w:rsidP="00000000" w:rsidRDefault="00000000" w:rsidRPr="00000000" w14:paraId="000003EB">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spacing w:after="0" w:line="240" w:lineRule="auto"/>
        <w:rPr/>
      </w:pPr>
      <w:r w:rsidDel="00000000" w:rsidR="00000000" w:rsidRPr="00000000">
        <w:rPr>
          <w:rtl w:val="0"/>
        </w:rPr>
      </w:r>
    </w:p>
    <w:p w:rsidR="00000000" w:rsidDel="00000000" w:rsidP="00000000" w:rsidRDefault="00000000" w:rsidRPr="00000000" w14:paraId="000003EC">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opuj5n" w:id="98"/>
      <w:bookmarkEnd w:id="98"/>
      <w:r w:rsidDel="00000000" w:rsidR="00000000" w:rsidRPr="00000000">
        <w:rPr>
          <w:rtl w:val="0"/>
        </w:rPr>
        <w:t xml:space="preserve">Text Attribute Values </w:t>
      </w:r>
    </w:p>
    <w:p w:rsidR="00000000" w:rsidDel="00000000" w:rsidP="00000000" w:rsidRDefault="00000000" w:rsidRPr="00000000" w14:paraId="000003ED">
      <w:pPr>
        <w:rPr/>
      </w:pPr>
      <w:r w:rsidDel="00000000" w:rsidR="00000000" w:rsidRPr="00000000">
        <w:rPr>
          <w:rtl w:val="0"/>
        </w:rPr>
        <w:t xml:space="preserve">Character strings must be encoded using the character set defined in ISO 10646-1, in Unicode Transformation Format-8 (UTF-8). A BOM (byte order mark) must not be used.</w:t>
      </w:r>
    </w:p>
    <w:p w:rsidR="00000000" w:rsidDel="00000000" w:rsidP="00000000" w:rsidRDefault="00000000" w:rsidRPr="00000000" w14:paraId="000003EE">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48pi1tg" w:id="99"/>
      <w:bookmarkEnd w:id="99"/>
      <w:r w:rsidDel="00000000" w:rsidR="00000000" w:rsidRPr="00000000">
        <w:rPr>
          <w:rtl w:val="0"/>
        </w:rPr>
        <w:t xml:space="preserve">Temporal Attribute Encoding</w:t>
      </w:r>
    </w:p>
    <w:p w:rsidR="00000000" w:rsidDel="00000000" w:rsidP="00000000" w:rsidRDefault="00000000" w:rsidRPr="00000000" w14:paraId="000003EF">
      <w:pPr>
        <w:rPr/>
      </w:pPr>
      <w:r w:rsidDel="00000000" w:rsidR="00000000" w:rsidRPr="00000000">
        <w:rPr>
          <w:rtl w:val="0"/>
        </w:rPr>
        <w:t xml:space="preserve">Times must be in UTC and follow the following 25-character format: yyyymmddThhmmss (ISO 8601).</w:t>
      </w:r>
      <w:r w:rsidDel="00000000" w:rsidR="00000000" w:rsidRPr="00000000">
        <w:rPr>
          <w:rtl w:val="0"/>
        </w:rPr>
      </w:r>
    </w:p>
    <w:p w:rsidR="00000000" w:rsidDel="00000000" w:rsidP="00000000" w:rsidRDefault="00000000" w:rsidRPr="00000000" w14:paraId="000003F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nusc19" w:id="100"/>
      <w:bookmarkEnd w:id="100"/>
      <w:r w:rsidDel="00000000" w:rsidR="00000000" w:rsidRPr="00000000">
        <w:rPr>
          <w:rtl w:val="0"/>
        </w:rPr>
        <w:t xml:space="preserve">Mandatory Attribute Values </w:t>
      </w:r>
    </w:p>
    <w:p w:rsidR="00000000" w:rsidDel="00000000" w:rsidP="00000000" w:rsidRDefault="00000000" w:rsidRPr="00000000" w14:paraId="000003F1">
      <w:pPr>
        <w:spacing w:after="0" w:line="240" w:lineRule="auto"/>
        <w:rPr/>
      </w:pPr>
      <w:r w:rsidDel="00000000" w:rsidR="00000000" w:rsidRPr="00000000">
        <w:rPr>
          <w:rtl w:val="0"/>
        </w:rPr>
        <w:t xml:space="preserve">There are five reasons why attribute values may be considered mandatory:</w:t>
      </w:r>
    </w:p>
    <w:p w:rsidR="00000000" w:rsidDel="00000000" w:rsidP="00000000" w:rsidRDefault="00000000" w:rsidRPr="00000000" w14:paraId="000003F2">
      <w:pPr>
        <w:numPr>
          <w:ilvl w:val="0"/>
          <w:numId w:val="17"/>
        </w:numPr>
        <w:spacing w:after="0" w:line="240" w:lineRule="auto"/>
        <w:ind w:left="720" w:hanging="360"/>
        <w:rPr/>
      </w:pPr>
      <w:r w:rsidDel="00000000" w:rsidR="00000000" w:rsidRPr="00000000">
        <w:rPr>
          <w:rtl w:val="0"/>
        </w:rPr>
        <w:t xml:space="preserve">They determine whether a feature is in the display base,</w:t>
      </w:r>
    </w:p>
    <w:p w:rsidR="00000000" w:rsidDel="00000000" w:rsidP="00000000" w:rsidRDefault="00000000" w:rsidRPr="00000000" w14:paraId="000003F3">
      <w:pPr>
        <w:numPr>
          <w:ilvl w:val="0"/>
          <w:numId w:val="17"/>
        </w:numPr>
        <w:spacing w:after="0" w:line="240" w:lineRule="auto"/>
        <w:ind w:left="720" w:hanging="360"/>
        <w:rPr/>
      </w:pPr>
      <w:r w:rsidDel="00000000" w:rsidR="00000000" w:rsidRPr="00000000">
        <w:rPr>
          <w:rtl w:val="0"/>
        </w:rPr>
        <w:t xml:space="preserve">Certain features make no logical sense without specific attributes,</w:t>
      </w:r>
    </w:p>
    <w:p w:rsidR="00000000" w:rsidDel="00000000" w:rsidP="00000000" w:rsidRDefault="00000000" w:rsidRPr="00000000" w14:paraId="000003F4">
      <w:pPr>
        <w:numPr>
          <w:ilvl w:val="0"/>
          <w:numId w:val="17"/>
        </w:numPr>
        <w:spacing w:after="0" w:line="240" w:lineRule="auto"/>
        <w:ind w:left="720" w:hanging="360"/>
        <w:rPr/>
      </w:pPr>
      <w:r w:rsidDel="00000000" w:rsidR="00000000" w:rsidRPr="00000000">
        <w:rPr>
          <w:rtl w:val="0"/>
        </w:rPr>
        <w:t xml:space="preserve">Some attributes are necessary to determine which symbol is to be displayed,</w:t>
      </w:r>
    </w:p>
    <w:p w:rsidR="00000000" w:rsidDel="00000000" w:rsidP="00000000" w:rsidRDefault="00000000" w:rsidRPr="00000000" w14:paraId="000003F5">
      <w:pPr>
        <w:numPr>
          <w:ilvl w:val="0"/>
          <w:numId w:val="17"/>
        </w:numPr>
        <w:spacing w:after="0" w:line="240" w:lineRule="auto"/>
        <w:ind w:left="720" w:hanging="360"/>
        <w:rPr/>
      </w:pPr>
      <w:r w:rsidDel="00000000" w:rsidR="00000000" w:rsidRPr="00000000">
        <w:rPr>
          <w:rtl w:val="0"/>
        </w:rPr>
        <w:t xml:space="preserve">Certain attributes are used to verify data quality,</w:t>
      </w:r>
    </w:p>
    <w:p w:rsidR="00000000" w:rsidDel="00000000" w:rsidP="00000000" w:rsidRDefault="00000000" w:rsidRPr="00000000" w14:paraId="000003F6">
      <w:pPr>
        <w:numPr>
          <w:ilvl w:val="0"/>
          <w:numId w:val="17"/>
        </w:numPr>
        <w:spacing w:after="0" w:line="240" w:lineRule="auto"/>
        <w:ind w:left="720" w:hanging="360"/>
      </w:pPr>
      <w:r w:rsidDel="00000000" w:rsidR="00000000" w:rsidRPr="00000000">
        <w:rPr>
          <w:rtl w:val="0"/>
        </w:rPr>
        <w:t xml:space="preserve">Some attributes are required for safety of navigation.</w:t>
      </w:r>
    </w:p>
    <w:p w:rsidR="00000000" w:rsidDel="00000000" w:rsidP="00000000" w:rsidRDefault="00000000" w:rsidRPr="00000000" w14:paraId="000003F7">
      <w:pPr>
        <w:spacing w:after="0" w:line="240" w:lineRule="auto"/>
        <w:rPr/>
      </w:pPr>
      <w:r w:rsidDel="00000000" w:rsidR="00000000" w:rsidRPr="00000000">
        <w:rPr>
          <w:rtl w:val="0"/>
        </w:rPr>
      </w:r>
    </w:p>
    <w:p w:rsidR="00000000" w:rsidDel="00000000" w:rsidP="00000000" w:rsidRDefault="00000000" w:rsidRPr="00000000" w14:paraId="000003F8">
      <w:pPr>
        <w:spacing w:after="0" w:line="240" w:lineRule="auto"/>
        <w:rPr/>
      </w:pPr>
      <w:r w:rsidDel="00000000" w:rsidR="00000000" w:rsidRPr="00000000">
        <w:rPr>
          <w:rtl w:val="0"/>
        </w:rPr>
        <w:t xml:space="preserve">All mandatory attributes are identified in the Feature catalogue and summarised in the Data Classification and Encoding Guides provided in Annex A. </w:t>
      </w:r>
    </w:p>
    <w:p w:rsidR="00000000" w:rsidDel="00000000" w:rsidP="00000000" w:rsidRDefault="00000000" w:rsidRPr="00000000" w14:paraId="000003F9">
      <w:pPr>
        <w:spacing w:after="0" w:line="240" w:lineRule="auto"/>
        <w:rPr/>
      </w:pPr>
      <w:r w:rsidDel="00000000" w:rsidR="00000000" w:rsidRPr="00000000">
        <w:rPr>
          <w:rtl w:val="0"/>
        </w:rPr>
      </w:r>
    </w:p>
    <w:p w:rsidR="00000000" w:rsidDel="00000000" w:rsidP="00000000" w:rsidRDefault="00000000" w:rsidRPr="00000000" w14:paraId="000003FA">
      <w:pPr>
        <w:spacing w:after="0" w:line="240" w:lineRule="auto"/>
        <w:rPr/>
      </w:pPr>
      <w:r w:rsidDel="00000000" w:rsidR="00000000" w:rsidRPr="00000000">
        <w:rPr>
          <w:rtl w:val="0"/>
        </w:rPr>
      </w:r>
    </w:p>
    <w:p w:rsidR="00000000" w:rsidDel="00000000" w:rsidP="00000000" w:rsidRDefault="00000000" w:rsidRPr="00000000" w14:paraId="000003FB">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302m92" w:id="101"/>
      <w:bookmarkEnd w:id="101"/>
      <w:r w:rsidDel="00000000" w:rsidR="00000000" w:rsidRPr="00000000">
        <w:rPr>
          <w:rtl w:val="0"/>
        </w:rPr>
        <w:t xml:space="preserve">Missing or Unknown Attribute Values </w:t>
      </w:r>
    </w:p>
    <w:p w:rsidR="00000000" w:rsidDel="00000000" w:rsidP="00000000" w:rsidRDefault="00000000" w:rsidRPr="00000000" w14:paraId="000003FC">
      <w:pPr>
        <w:spacing w:after="0" w:line="240" w:lineRule="auto"/>
        <w:rPr/>
      </w:pPr>
      <w:r w:rsidDel="00000000" w:rsidR="00000000" w:rsidRPr="00000000">
        <w:rPr>
          <w:rtl w:val="0"/>
        </w:rPr>
        <w:t xml:space="preserve">Missing or unknown values are not permitted in S-412. Mandatory attributes must contain meaningful data.</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mzq4wv" w:id="102"/>
      <w:bookmarkEnd w:id="102"/>
      <w:r w:rsidDel="00000000" w:rsidR="00000000" w:rsidRPr="00000000">
        <w:rPr>
          <w:rtl w:val="0"/>
        </w:rPr>
        <w:t xml:space="preserve">Encoding Datasets Across 180° Longitude </w:t>
      </w:r>
    </w:p>
    <w:p w:rsidR="00000000" w:rsidDel="00000000" w:rsidP="00000000" w:rsidRDefault="00000000" w:rsidRPr="00000000" w14:paraId="000003FF">
      <w:pPr>
        <w:rPr/>
      </w:pPr>
      <w:r w:rsidDel="00000000" w:rsidR="00000000" w:rsidRPr="00000000">
        <w:rPr>
          <w:rtl w:val="0"/>
        </w:rPr>
        <w:t xml:space="preserve">Datasets must not cross the 180° meridian of longitude.</w:t>
      </w:r>
    </w:p>
    <w:p w:rsidR="00000000" w:rsidDel="00000000" w:rsidP="00000000" w:rsidRDefault="00000000" w:rsidRPr="00000000" w14:paraId="0000040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2250f4o" w:id="103"/>
      <w:bookmarkEnd w:id="103"/>
      <w:r w:rsidDel="00000000" w:rsidR="00000000" w:rsidRPr="00000000">
        <w:rPr>
          <w:rtl w:val="0"/>
        </w:rPr>
        <w:t xml:space="preserve">Structure of Dataset Files </w:t>
      </w:r>
    </w:p>
    <w:p w:rsidR="00000000" w:rsidDel="00000000" w:rsidP="00000000" w:rsidRDefault="00000000" w:rsidRPr="00000000" w14:paraId="00000401">
      <w:pPr>
        <w:rPr>
          <w:color w:val="ff0000"/>
        </w:rPr>
      </w:pPr>
      <w:r w:rsidDel="00000000" w:rsidR="00000000" w:rsidRPr="00000000">
        <w:rPr>
          <w:color w:val="ff0000"/>
          <w:rtl w:val="0"/>
        </w:rPr>
        <w:t xml:space="preserve">&lt; &lt; A description of the order of data objects in each dataset &gt; &gt;  </w:t>
      </w:r>
    </w:p>
    <w:p w:rsidR="00000000" w:rsidDel="00000000" w:rsidP="00000000" w:rsidRDefault="00000000" w:rsidRPr="00000000" w14:paraId="00000402">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haapch" w:id="104"/>
      <w:bookmarkEnd w:id="104"/>
      <w:r w:rsidDel="00000000" w:rsidR="00000000" w:rsidRPr="00000000">
        <w:rPr>
          <w:rtl w:val="0"/>
        </w:rPr>
        <w:t xml:space="preserve">Object Identifiers </w:t>
      </w:r>
    </w:p>
    <w:p w:rsidR="00000000" w:rsidDel="00000000" w:rsidP="00000000" w:rsidRDefault="00000000" w:rsidRPr="00000000" w14:paraId="00000403">
      <w:pPr>
        <w:rPr>
          <w:color w:val="ff0000"/>
        </w:rPr>
      </w:pPr>
      <w:r w:rsidDel="00000000" w:rsidR="00000000" w:rsidRPr="00000000">
        <w:rPr>
          <w:color w:val="ff0000"/>
          <w:rtl w:val="0"/>
        </w:rPr>
        <w:t xml:space="preserve">&lt; &lt; MRN guidance is being developed by the S-100 WG. Once completed, this section will contain guidance for completing an MRN similar to urn:mrn:WMO:S412. &gt; &gt; </w:t>
      </w:r>
    </w:p>
    <w:p w:rsidR="00000000" w:rsidDel="00000000" w:rsidP="00000000" w:rsidRDefault="00000000" w:rsidRPr="00000000" w14:paraId="00000404">
      <w:pPr>
        <w:rPr/>
      </w:pPr>
      <w:r w:rsidDel="00000000" w:rsidR="00000000" w:rsidRPr="00000000">
        <w:rPr>
          <w:color w:val="ff0000"/>
          <w:rtl w:val="0"/>
        </w:rPr>
        <w:t xml:space="preserve">&lt; &lt; Additional guidance needed about the use of gml:id for objects and geometries. &gt; </w:t>
      </w:r>
      <w:r w:rsidDel="00000000" w:rsidR="00000000" w:rsidRPr="00000000">
        <w:rPr>
          <w:rtl w:val="0"/>
        </w:rPr>
        <w:t xml:space="preserve">&gt; </w:t>
      </w:r>
    </w:p>
    <w:p w:rsidR="00000000" w:rsidDel="00000000" w:rsidP="00000000" w:rsidRDefault="00000000" w:rsidRPr="00000000" w14:paraId="00000405">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319y80a" w:id="105"/>
      <w:bookmarkEnd w:id="105"/>
      <w:r w:rsidDel="00000000" w:rsidR="00000000" w:rsidRPr="00000000">
        <w:rPr>
          <w:rtl w:val="0"/>
        </w:rPr>
        <w:tab/>
        <w:t xml:space="preserve">Data Scale </w:t>
      </w:r>
    </w:p>
    <w:p w:rsidR="00000000" w:rsidDel="00000000" w:rsidP="00000000" w:rsidRDefault="00000000" w:rsidRPr="00000000" w14:paraId="00000406">
      <w:pPr>
        <w:rPr>
          <w:color w:val="ff0000"/>
        </w:rPr>
      </w:pPr>
      <w:r w:rsidDel="00000000" w:rsidR="00000000" w:rsidRPr="00000000">
        <w:rPr>
          <w:color w:val="ff0000"/>
          <w:rtl w:val="0"/>
        </w:rPr>
        <w:t xml:space="preserve">&lt; &lt; Data may be scale independent. This will be determined during testing. &gt; &gt; </w:t>
      </w:r>
    </w:p>
    <w:p w:rsidR="00000000" w:rsidDel="00000000" w:rsidP="00000000" w:rsidRDefault="00000000" w:rsidRPr="00000000" w14:paraId="00000407">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1gf8i83" w:id="106"/>
      <w:bookmarkEnd w:id="106"/>
      <w:r w:rsidDel="00000000" w:rsidR="00000000" w:rsidRPr="00000000">
        <w:rPr>
          <w:rtl w:val="0"/>
        </w:rPr>
        <w:tab/>
        <w:t xml:space="preserve">Message Filtering Along Routes</w:t>
      </w:r>
    </w:p>
    <w:p w:rsidR="00000000" w:rsidDel="00000000" w:rsidP="00000000" w:rsidRDefault="00000000" w:rsidRPr="00000000" w14:paraId="00000408">
      <w:pPr>
        <w:rPr>
          <w:color w:val="ff0000"/>
        </w:rPr>
      </w:pPr>
      <w:r w:rsidDel="00000000" w:rsidR="00000000" w:rsidRPr="00000000">
        <w:rPr>
          <w:color w:val="ff0000"/>
          <w:rtl w:val="0"/>
        </w:rPr>
        <w:t xml:space="preserve">&lt; &lt; Statement regarding systems ability to filter information along a route by date, time, and conditions &gt; &gt;  </w:t>
      </w:r>
    </w:p>
    <w:p w:rsidR="00000000" w:rsidDel="00000000" w:rsidP="00000000" w:rsidRDefault="00000000" w:rsidRPr="00000000" w14:paraId="00000409">
      <w:pPr>
        <w:spacing w:after="200" w:line="276" w:lineRule="auto"/>
        <w:jc w:val="left"/>
        <w:rPr>
          <w:b w:val="1"/>
          <w:sz w:val="24"/>
          <w:szCs w:val="24"/>
        </w:rPr>
      </w:pPr>
      <w:bookmarkStart w:colFirst="0" w:colLast="0" w:name="_heading=h.40ew0vw" w:id="107"/>
      <w:bookmarkEnd w:id="107"/>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1x67xz7a7uq" w:id="108"/>
      <w:bookmarkEnd w:id="108"/>
      <w:r w:rsidDel="00000000" w:rsidR="00000000" w:rsidRPr="00000000">
        <w:rPr>
          <w:rtl w:val="0"/>
        </w:rPr>
        <w:t xml:space="preserve">Data Product Delivery </w:t>
      </w:r>
    </w:p>
    <w:p w:rsidR="00000000" w:rsidDel="00000000" w:rsidP="00000000" w:rsidRDefault="00000000" w:rsidRPr="00000000" w14:paraId="0000040B">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2fk6b3p" w:id="109"/>
      <w:bookmarkEnd w:id="109"/>
      <w:r w:rsidDel="00000000" w:rsidR="00000000" w:rsidRPr="00000000">
        <w:rPr>
          <w:rtl w:val="0"/>
        </w:rPr>
        <w:t xml:space="preserve">Introduction</w:t>
      </w:r>
    </w:p>
    <w:p w:rsidR="00000000" w:rsidDel="00000000" w:rsidP="00000000" w:rsidRDefault="00000000" w:rsidRPr="00000000" w14:paraId="0000040C">
      <w:pPr>
        <w:rPr/>
      </w:pPr>
      <w:r w:rsidDel="00000000" w:rsidR="00000000" w:rsidRPr="00000000">
        <w:rPr>
          <w:rtl w:val="0"/>
        </w:rPr>
        <w:t xml:space="preserve">This section specifies the encoding and delivery mechanisms for an S-412 Marine Weather Warnings Overlay product from a data provider to the end user. Data which conforms to this product specification must be delivered by means of an exchange set.</w:t>
      </w:r>
    </w:p>
    <w:p w:rsidR="00000000" w:rsidDel="00000000" w:rsidP="00000000" w:rsidRDefault="00000000" w:rsidRPr="00000000" w14:paraId="0000040D">
      <w:pPr>
        <w:rPr/>
      </w:pPr>
      <w:r w:rsidDel="00000000" w:rsidR="00000000" w:rsidRPr="00000000">
        <w:rPr>
          <w:rtl w:val="0"/>
        </w:rPr>
        <w:t xml:space="preserve">The method of transfer will be primarily web-based, including ftp or direct push/pull dissemination methods. Due to the cost of transmitting data via the Internet, every effort should be made to limit exchange set file sizes below 10 MB before compression and updating frequency. Compressed files should use the Zip compression scheme.</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Updated data files typically means issuing or reissuing a new forecast or issuing new warnings, including emergency messages that impact the safety of life at sea. Together, these may occur several times per day. Due to the information containing potentially lifesaving information, ECS’ to include ECDIS, should check for new data continuously.</w:t>
      </w:r>
    </w:p>
    <w:p w:rsidR="00000000" w:rsidDel="00000000" w:rsidP="00000000" w:rsidRDefault="00000000" w:rsidRPr="00000000" w14:paraId="0000040F">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upglbi" w:id="110"/>
      <w:bookmarkEnd w:id="110"/>
      <w:r w:rsidDel="00000000" w:rsidR="00000000" w:rsidRPr="00000000">
        <w:rPr>
          <w:rtl w:val="0"/>
        </w:rPr>
        <w:t xml:space="preserve">Exchange Set</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The S-100 Exchange Set is a container that combines all the elements needed for the exchange of S-100 data. S-412 datasets are grouped into exchange sets. Each exchange set consists of one or more datasets with an associated XML metadata file and a single Exchange catalogue XML file containing the product list and the discovery metadata. It may also include one or more support files.</w:t>
      </w:r>
    </w:p>
    <w:p w:rsidR="00000000" w:rsidDel="00000000" w:rsidP="00000000" w:rsidRDefault="00000000" w:rsidRPr="00000000" w14:paraId="00000411">
      <w:pPr>
        <w:rPr/>
      </w:pPr>
      <w:r w:rsidDel="00000000" w:rsidR="00000000" w:rsidRPr="00000000">
        <w:rPr>
          <w:rtl w:val="0"/>
        </w:rPr>
        <w:t xml:space="preserve">Static or auxiliary files, such as the </w:t>
      </w:r>
      <w:r w:rsidDel="00000000" w:rsidR="00000000" w:rsidRPr="00000000">
        <w:rPr>
          <w:rtl w:val="0"/>
        </w:rPr>
        <w:t xml:space="preserve">feature and portrayal catalogues</w:t>
      </w:r>
      <w:r w:rsidDel="00000000" w:rsidR="00000000" w:rsidRPr="00000000">
        <w:rPr>
          <w:rtl w:val="0"/>
        </w:rPr>
        <w:t xml:space="preserve">, SVG files, and additional supporting XML files for alarms and indications, and for interoperability should not be included in these exchange sets unless these files have been updated.</w:t>
      </w:r>
    </w:p>
    <w:p w:rsidR="00000000" w:rsidDel="00000000" w:rsidP="00000000" w:rsidRDefault="00000000" w:rsidRPr="00000000" w14:paraId="00000412">
      <w:pPr>
        <w:rPr/>
      </w:pPr>
      <w:r w:rsidDel="00000000" w:rsidR="00000000" w:rsidRPr="00000000">
        <w:rPr>
          <w:b w:val="1"/>
          <w:rtl w:val="0"/>
        </w:rPr>
        <w:t xml:space="preserve">Units of Delivery:</w:t>
        <w:tab/>
      </w:r>
      <w:r w:rsidDel="00000000" w:rsidR="00000000" w:rsidRPr="00000000">
        <w:rPr>
          <w:rtl w:val="0"/>
        </w:rPr>
        <w:tab/>
        <w:tab/>
        <w:t xml:space="preserve">Exchange Set</w:t>
      </w:r>
    </w:p>
    <w:p w:rsidR="00000000" w:rsidDel="00000000" w:rsidP="00000000" w:rsidRDefault="00000000" w:rsidRPr="00000000" w14:paraId="00000413">
      <w:pPr>
        <w:rPr/>
      </w:pPr>
      <w:r w:rsidDel="00000000" w:rsidR="00000000" w:rsidRPr="00000000">
        <w:rPr>
          <w:b w:val="1"/>
          <w:rtl w:val="0"/>
        </w:rPr>
        <w:t xml:space="preserve">Transfer Size:</w:t>
        <w:tab/>
        <w:tab/>
      </w:r>
      <w:r w:rsidDel="00000000" w:rsidR="00000000" w:rsidRPr="00000000">
        <w:rPr>
          <w:rtl w:val="0"/>
        </w:rPr>
        <w:tab/>
        <w:tab/>
        <w:t xml:space="preserve">10 MB compressed</w:t>
      </w:r>
      <w:r w:rsidDel="00000000" w:rsidR="00000000" w:rsidRPr="00000000">
        <w:rPr>
          <w:rtl w:val="0"/>
        </w:rPr>
      </w:r>
    </w:p>
    <w:p w:rsidR="00000000" w:rsidDel="00000000" w:rsidP="00000000" w:rsidRDefault="00000000" w:rsidRPr="00000000" w14:paraId="00000414">
      <w:pPr>
        <w:rPr/>
      </w:pPr>
      <w:r w:rsidDel="00000000" w:rsidR="00000000" w:rsidRPr="00000000">
        <w:rPr>
          <w:b w:val="1"/>
          <w:rtl w:val="0"/>
        </w:rPr>
        <w:t xml:space="preserve">Medium Name:</w:t>
        <w:tab/>
      </w:r>
      <w:r w:rsidDel="00000000" w:rsidR="00000000" w:rsidRPr="00000000">
        <w:rPr>
          <w:rtl w:val="0"/>
        </w:rPr>
        <w:tab/>
        <w:tab/>
        <w:tab/>
        <w:t xml:space="preserve">Digital data delivery</w:t>
      </w:r>
    </w:p>
    <w:p w:rsidR="00000000" w:rsidDel="00000000" w:rsidP="00000000" w:rsidRDefault="00000000" w:rsidRPr="00000000" w14:paraId="00000415">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3ep43zb" w:id="111"/>
      <w:bookmarkEnd w:id="111"/>
      <w:r w:rsidDel="00000000" w:rsidR="00000000" w:rsidRPr="00000000">
        <w:rPr>
          <w:rtl w:val="0"/>
        </w:rPr>
        <w:t xml:space="preserve">Exchange Set Naming</w:t>
      </w:r>
    </w:p>
    <w:p w:rsidR="00000000" w:rsidDel="00000000" w:rsidP="00000000" w:rsidRDefault="00000000" w:rsidRPr="00000000" w14:paraId="00000416">
      <w:pPr>
        <w:rPr/>
      </w:pPr>
      <w:r w:rsidDel="00000000" w:rsidR="00000000" w:rsidRPr="00000000">
        <w:rPr>
          <w:rtl w:val="0"/>
        </w:rPr>
        <w:t xml:space="preserve">The name of the exchange set must contain the character string ‘S412’ to identify the data as containing the correct information. It must have the following structure, with </w:t>
      </w:r>
      <w:r w:rsidDel="00000000" w:rsidR="00000000" w:rsidRPr="00000000">
        <w:rPr>
          <w:color w:val="000000"/>
          <w:rtl w:val="0"/>
        </w:rPr>
        <w:t xml:space="preserve">S412 indicating the dataset, XXXX the metarea, and CC the 2-letter country </w:t>
      </w:r>
      <w:r w:rsidDel="00000000" w:rsidR="00000000" w:rsidRPr="00000000">
        <w:rPr>
          <w:color w:val="000000"/>
          <w:rtl w:val="0"/>
        </w:rPr>
        <w:t xml:space="preserve">code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17">
      <w:pPr>
        <w:rPr>
          <w:rFonts w:ascii="Courier" w:cs="Courier" w:eastAsia="Courier" w:hAnsi="Courier"/>
        </w:rPr>
      </w:pPr>
      <w:r w:rsidDel="00000000" w:rsidR="00000000" w:rsidRPr="00000000">
        <w:rPr>
          <w:rFonts w:ascii="Courier" w:cs="Courier" w:eastAsia="Courier" w:hAnsi="Courier"/>
          <w:rtl w:val="0"/>
        </w:rPr>
        <w:t xml:space="preserve">S412_XXXX_CC_FileInformation_</w:t>
      </w:r>
      <w:r w:rsidDel="00000000" w:rsidR="00000000" w:rsidRPr="00000000">
        <w:rPr>
          <w:rFonts w:ascii="Courier" w:cs="Courier" w:eastAsia="Courier" w:hAnsi="Courier"/>
          <w:rtl w:val="0"/>
        </w:rPr>
        <w:t xml:space="preserve">ExchangeSet</w:t>
      </w: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Example</w:t>
      </w:r>
      <w:r w:rsidDel="00000000" w:rsidR="00000000" w:rsidRPr="00000000">
        <w:rPr>
          <w:rFonts w:ascii="Courier" w:cs="Courier" w:eastAsia="Courier" w:hAnsi="Courier"/>
          <w:rtl w:val="0"/>
        </w:rPr>
        <w:t xml:space="preserve">: S412_XII_US_11052018NorthAtlanticForecast_ExchangeSet</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It is recommended to compress the exchange set folder using zip:</w:t>
      </w:r>
    </w:p>
    <w:p w:rsidR="00000000" w:rsidDel="00000000" w:rsidP="00000000" w:rsidRDefault="00000000" w:rsidRPr="00000000" w14:paraId="0000041A">
      <w:pPr>
        <w:jc w:val="left"/>
        <w:rPr>
          <w:rFonts w:ascii="Courier" w:cs="Courier" w:eastAsia="Courier" w:hAnsi="Courier"/>
        </w:rPr>
      </w:pPr>
      <w:r w:rsidDel="00000000" w:rsidR="00000000" w:rsidRPr="00000000">
        <w:rPr>
          <w:rFonts w:ascii="Courier" w:cs="Courier" w:eastAsia="Courier" w:hAnsi="Courier"/>
          <w:rtl w:val="0"/>
        </w:rPr>
        <w:t xml:space="preserve">S412_XII_US_11052018NorthAtlanticForecast_ExchangeSet.zip</w:t>
      </w:r>
    </w:p>
    <w:p w:rsidR="00000000" w:rsidDel="00000000" w:rsidP="00000000" w:rsidRDefault="00000000" w:rsidRPr="00000000" w14:paraId="0000041B">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1tuee74" w:id="112"/>
      <w:bookmarkEnd w:id="112"/>
      <w:r w:rsidDel="00000000" w:rsidR="00000000" w:rsidRPr="00000000">
        <w:rPr>
          <w:rtl w:val="0"/>
        </w:rPr>
        <w:t xml:space="preserve">Exchange catalogue</w:t>
      </w:r>
    </w:p>
    <w:p w:rsidR="00000000" w:rsidDel="00000000" w:rsidP="00000000" w:rsidRDefault="00000000" w:rsidRPr="00000000" w14:paraId="0000041C">
      <w:pPr>
        <w:rPr>
          <w:color w:val="ff0000"/>
        </w:rPr>
      </w:pPr>
      <w:r w:rsidDel="00000000" w:rsidR="00000000" w:rsidRPr="00000000">
        <w:rPr>
          <w:color w:val="ff0000"/>
          <w:rtl w:val="0"/>
        </w:rPr>
        <w:t xml:space="preserve">&lt; &lt; Will include figure showing Exchange Set/Exchange catalogue/Dataset/Support file formats &gt; &gt; </w:t>
      </w:r>
    </w:p>
    <w:p w:rsidR="00000000" w:rsidDel="00000000" w:rsidP="00000000" w:rsidRDefault="00000000" w:rsidRPr="00000000" w14:paraId="0000041D">
      <w:pPr>
        <w:rPr/>
      </w:pPr>
      <w:r w:rsidDel="00000000" w:rsidR="00000000" w:rsidRPr="00000000">
        <w:rPr>
          <w:rtl w:val="0"/>
        </w:rPr>
        <w:t xml:space="preserve">Each exchange set has a single exchange catalogue which contains the discovery metadata for each dataset and references to any support files. The exchange catalogue acts as the table of contents for the exchange set. T</w:t>
      </w:r>
      <w:r w:rsidDel="00000000" w:rsidR="00000000" w:rsidRPr="00000000">
        <w:rPr>
          <w:rtl w:val="0"/>
        </w:rPr>
        <w:t xml:space="preserve">he catalogue file of the exchange set must be named S412ed1.CAT; no other file in the exchange set may have the same name.</w:t>
      </w:r>
    </w:p>
    <w:p w:rsidR="00000000" w:rsidDel="00000000" w:rsidP="00000000" w:rsidRDefault="00000000" w:rsidRPr="00000000" w14:paraId="0000041E">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4du1wux" w:id="113"/>
      <w:bookmarkEnd w:id="113"/>
      <w:r w:rsidDel="00000000" w:rsidR="00000000" w:rsidRPr="00000000">
        <w:rPr>
          <w:rtl w:val="0"/>
        </w:rPr>
        <w:t xml:space="preserve">Mandatory Elements</w:t>
      </w:r>
    </w:p>
    <w:p w:rsidR="00000000" w:rsidDel="00000000" w:rsidP="00000000" w:rsidRDefault="00000000" w:rsidRPr="00000000" w14:paraId="0000041F">
      <w:pPr>
        <w:rPr/>
      </w:pPr>
      <w:r w:rsidDel="00000000" w:rsidR="00000000" w:rsidRPr="00000000">
        <w:rPr>
          <w:rtl w:val="0"/>
        </w:rPr>
        <w:t xml:space="preserve">The following are required elements within an exchange set:</w:t>
      </w:r>
    </w:p>
    <w:p w:rsidR="00000000" w:rsidDel="00000000" w:rsidP="00000000" w:rsidRDefault="00000000" w:rsidRPr="00000000" w14:paraId="00000420">
      <w:pPr>
        <w:numPr>
          <w:ilvl w:val="0"/>
          <w:numId w:val="20"/>
        </w:numPr>
        <w:ind w:left="720" w:hanging="360"/>
        <w:rPr/>
      </w:pPr>
      <w:r w:rsidDel="00000000" w:rsidR="00000000" w:rsidRPr="00000000">
        <w:rPr>
          <w:rtl w:val="0"/>
        </w:rPr>
        <w:t xml:space="preserve">Marine Weather Warning datasets – GML encoding of features/attributes and their associated geometry and metadata. </w:t>
      </w:r>
    </w:p>
    <w:p w:rsidR="00000000" w:rsidDel="00000000" w:rsidP="00000000" w:rsidRDefault="00000000" w:rsidRPr="00000000" w14:paraId="00000421">
      <w:pPr>
        <w:numPr>
          <w:ilvl w:val="0"/>
          <w:numId w:val="20"/>
        </w:numPr>
        <w:ind w:left="720" w:hanging="360"/>
        <w:rPr/>
      </w:pPr>
      <w:r w:rsidDel="00000000" w:rsidR="00000000" w:rsidRPr="00000000">
        <w:rPr>
          <w:rtl w:val="0"/>
        </w:rPr>
        <w:t xml:space="preserve">Exchange catalogue – the XML encoded representation of exchange set catalogue features [discovery metadata]. </w:t>
      </w:r>
    </w:p>
    <w:p w:rsidR="00000000" w:rsidDel="00000000" w:rsidP="00000000" w:rsidRDefault="00000000" w:rsidRPr="00000000" w14:paraId="00000422">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2szc72q" w:id="114"/>
      <w:bookmarkEnd w:id="114"/>
      <w:r w:rsidDel="00000000" w:rsidR="00000000" w:rsidRPr="00000000">
        <w:rPr>
          <w:rtl w:val="0"/>
        </w:rPr>
        <w:t xml:space="preserve">Optional Elements</w:t>
      </w:r>
    </w:p>
    <w:p w:rsidR="00000000" w:rsidDel="00000000" w:rsidP="00000000" w:rsidRDefault="00000000" w:rsidRPr="00000000" w14:paraId="00000423">
      <w:pPr>
        <w:numPr>
          <w:ilvl w:val="0"/>
          <w:numId w:val="20"/>
        </w:numPr>
        <w:ind w:left="720" w:hanging="360"/>
        <w:rPr/>
      </w:pPr>
      <w:r w:rsidDel="00000000" w:rsidR="00000000" w:rsidRPr="00000000">
        <w:rPr>
          <w:rtl w:val="0"/>
        </w:rPr>
        <w:t xml:space="preserve">Supplementary files – These are contained within the exchange set as files and the mapping from the name included within the dataset and the physical location on the media is defined within the Exchange catalogue. An example of a supplementary file could be an image.</w:t>
      </w:r>
    </w:p>
    <w:p w:rsidR="00000000" w:rsidDel="00000000" w:rsidP="00000000" w:rsidRDefault="00000000" w:rsidRPr="00000000" w14:paraId="00000424">
      <w:pPr>
        <w:numPr>
          <w:ilvl w:val="0"/>
          <w:numId w:val="20"/>
        </w:numPr>
        <w:ind w:left="720" w:hanging="360"/>
        <w:rPr/>
      </w:pPr>
      <w:r w:rsidDel="00000000" w:rsidR="00000000" w:rsidRPr="00000000">
        <w:rPr>
          <w:rtl w:val="0"/>
        </w:rPr>
        <w:t xml:space="preserve">S-412 Feature catalogue – If it is necessary to deliver the latest feature catalogue to the end user it may be done using the S-412 exchange set mechanism for datasets.</w:t>
      </w:r>
    </w:p>
    <w:p w:rsidR="00000000" w:rsidDel="00000000" w:rsidP="00000000" w:rsidRDefault="00000000" w:rsidRPr="00000000" w14:paraId="00000425">
      <w:pPr>
        <w:numPr>
          <w:ilvl w:val="0"/>
          <w:numId w:val="20"/>
        </w:numPr>
        <w:ind w:left="720" w:hanging="360"/>
        <w:rPr/>
      </w:pPr>
      <w:r w:rsidDel="00000000" w:rsidR="00000000" w:rsidRPr="00000000">
        <w:rPr>
          <w:rtl w:val="0"/>
        </w:rPr>
        <w:t xml:space="preserve">S-412 Portrayal catalogue - If it is necessary to deliver the latest portrayal catalogue to the end user it may be done using the S-412 exchange set mechanism for datasets.</w:t>
      </w:r>
    </w:p>
    <w:p w:rsidR="00000000" w:rsidDel="00000000" w:rsidP="00000000" w:rsidRDefault="00000000" w:rsidRPr="00000000" w14:paraId="00000426">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184mhaj" w:id="115"/>
      <w:bookmarkEnd w:id="115"/>
      <w:r w:rsidDel="00000000" w:rsidR="00000000" w:rsidRPr="00000000">
        <w:rPr>
          <w:rtl w:val="0"/>
        </w:rPr>
        <w:t xml:space="preserve">Dataset</w:t>
      </w:r>
    </w:p>
    <w:p w:rsidR="00000000" w:rsidDel="00000000" w:rsidP="00000000" w:rsidRDefault="00000000" w:rsidRPr="00000000" w14:paraId="00000427">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3s49zyc" w:id="116"/>
      <w:bookmarkEnd w:id="116"/>
      <w:r w:rsidDel="00000000" w:rsidR="00000000" w:rsidRPr="00000000">
        <w:rPr>
          <w:rtl w:val="0"/>
        </w:rPr>
        <w:t xml:space="preserve">Datasets </w:t>
      </w:r>
    </w:p>
    <w:p w:rsidR="00000000" w:rsidDel="00000000" w:rsidP="00000000" w:rsidRDefault="00000000" w:rsidRPr="00000000" w14:paraId="00000428">
      <w:pPr>
        <w:spacing w:after="0" w:line="240" w:lineRule="auto"/>
        <w:rPr/>
      </w:pPr>
      <w:r w:rsidDel="00000000" w:rsidR="00000000" w:rsidRPr="00000000">
        <w:rPr>
          <w:rtl w:val="0"/>
        </w:rPr>
        <w:t xml:space="preserve">One type of dataset file may be produced and contained within an exchange set: </w:t>
      </w:r>
    </w:p>
    <w:p w:rsidR="00000000" w:rsidDel="00000000" w:rsidP="00000000" w:rsidRDefault="00000000" w:rsidRPr="00000000" w14:paraId="00000429">
      <w:pPr>
        <w:spacing w:after="0" w:line="240" w:lineRule="auto"/>
        <w:rPr/>
      </w:pPr>
      <w:r w:rsidDel="00000000" w:rsidR="00000000" w:rsidRPr="00000000">
        <w:rPr>
          <w:rtl w:val="0"/>
        </w:rPr>
      </w:r>
    </w:p>
    <w:p w:rsidR="00000000" w:rsidDel="00000000" w:rsidP="00000000" w:rsidRDefault="00000000" w:rsidRPr="00000000" w14:paraId="0000042A">
      <w:pPr>
        <w:numPr>
          <w:ilvl w:val="0"/>
          <w:numId w:val="7"/>
        </w:numPr>
        <w:spacing w:after="0" w:line="240" w:lineRule="auto"/>
        <w:ind w:left="697" w:hanging="340"/>
        <w:rPr/>
      </w:pPr>
      <w:r w:rsidDel="00000000" w:rsidR="00000000" w:rsidRPr="00000000">
        <w:rPr>
          <w:i w:val="1"/>
          <w:rtl w:val="0"/>
        </w:rPr>
        <w:t xml:space="preserve">New dataset:</w:t>
      </w:r>
      <w:r w:rsidDel="00000000" w:rsidR="00000000" w:rsidRPr="00000000">
        <w:rPr>
          <w:rtl w:val="0"/>
        </w:rPr>
        <w:t xml:space="preserve"> Each new edition of a data set must follow the format defined in 11.6.2 and replace a previously loaded dataset within an ECS. If multiple files exist on a charting system, the system shall have the capacity to verify the most recent file is loaded and visualised for the end user. </w:t>
      </w:r>
    </w:p>
    <w:p w:rsidR="00000000" w:rsidDel="00000000" w:rsidP="00000000" w:rsidRDefault="00000000" w:rsidRPr="00000000" w14:paraId="0000042B">
      <w:pPr>
        <w:numPr>
          <w:ilvl w:val="0"/>
          <w:numId w:val="7"/>
        </w:numPr>
        <w:spacing w:after="0" w:line="240" w:lineRule="auto"/>
        <w:ind w:left="697" w:hanging="340"/>
        <w:rPr/>
      </w:pPr>
      <w:r w:rsidDel="00000000" w:rsidR="00000000" w:rsidRPr="00000000">
        <w:rPr>
          <w:i w:val="1"/>
          <w:rtl w:val="0"/>
        </w:rPr>
        <w:t xml:space="preserve">Update dataset:</w:t>
      </w:r>
      <w:r w:rsidDel="00000000" w:rsidR="00000000" w:rsidRPr="00000000">
        <w:rPr>
          <w:rtl w:val="0"/>
        </w:rPr>
        <w:t xml:space="preserve"> In some situations an update dataset will be required. This may occur if issuing an entirely new dataset is not appropriate. The GML update format should be whole-object replacements with an updated issuedDateTime attribution. If a significant number of objects or portions of the dataset needs updating, a dataset should follow the guidelines of a new dataset. </w:t>
      </w:r>
    </w:p>
    <w:p w:rsidR="00000000" w:rsidDel="00000000" w:rsidP="00000000" w:rsidRDefault="00000000" w:rsidRPr="00000000" w14:paraId="0000042C">
      <w:pPr>
        <w:numPr>
          <w:ilvl w:val="0"/>
          <w:numId w:val="7"/>
        </w:numPr>
        <w:spacing w:after="0" w:line="240" w:lineRule="auto"/>
        <w:ind w:left="697" w:hanging="340"/>
        <w:rPr/>
      </w:pPr>
      <w:r w:rsidDel="00000000" w:rsidR="00000000" w:rsidRPr="00000000">
        <w:rPr>
          <w:i w:val="1"/>
          <w:rtl w:val="0"/>
        </w:rPr>
        <w:t xml:space="preserve">Re-issue: </w:t>
      </w:r>
      <w:r w:rsidDel="00000000" w:rsidR="00000000" w:rsidRPr="00000000">
        <w:rPr>
          <w:rtl w:val="0"/>
        </w:rPr>
        <w:t xml:space="preserve">In the event that a dataset must be reissued, it will be re-issued following the guidelines of a new dataset. </w:t>
      </w:r>
    </w:p>
    <w:p w:rsidR="00000000" w:rsidDel="00000000" w:rsidP="00000000" w:rsidRDefault="00000000" w:rsidRPr="00000000" w14:paraId="0000042D">
      <w:pPr>
        <w:spacing w:after="0" w:line="240" w:lineRule="auto"/>
        <w:rPr/>
      </w:pPr>
      <w:r w:rsidDel="00000000" w:rsidR="00000000" w:rsidRPr="00000000">
        <w:rPr>
          <w:rtl w:val="0"/>
        </w:rPr>
      </w:r>
    </w:p>
    <w:p w:rsidR="00000000" w:rsidDel="00000000" w:rsidP="00000000" w:rsidRDefault="00000000" w:rsidRPr="00000000" w14:paraId="0000042E">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line="240" w:lineRule="auto"/>
        <w:ind w:left="273.6" w:hanging="273.6"/>
        <w:rPr>
          <w:b w:val="1"/>
        </w:rPr>
      </w:pPr>
      <w:bookmarkStart w:colFirst="0" w:colLast="0" w:name="_heading=h.l5wnwnumif87" w:id="117"/>
      <w:bookmarkEnd w:id="117"/>
      <w:r w:rsidDel="00000000" w:rsidR="00000000" w:rsidRPr="00000000">
        <w:rPr>
          <w:rtl w:val="0"/>
        </w:rPr>
        <w:t xml:space="preserve">Dataset Size</w:t>
      </w:r>
      <w:r w:rsidDel="00000000" w:rsidR="00000000" w:rsidRPr="00000000">
        <w:rPr>
          <w:rtl w:val="0"/>
        </w:rPr>
      </w:r>
    </w:p>
    <w:p w:rsidR="00000000" w:rsidDel="00000000" w:rsidP="00000000" w:rsidRDefault="00000000" w:rsidRPr="00000000" w14:paraId="0000042F">
      <w:pPr>
        <w:rPr>
          <w:color w:val="ff0000"/>
        </w:rPr>
      </w:pPr>
      <w:r w:rsidDel="00000000" w:rsidR="00000000" w:rsidRPr="00000000">
        <w:rPr>
          <w:color w:val="ff0000"/>
          <w:rtl w:val="0"/>
        </w:rPr>
        <w:t xml:space="preserve">&lt; &lt; Exact data size restrictions and recommendations will be determined during testing &gt; &gt; </w:t>
      </w:r>
      <w:r w:rsidDel="00000000" w:rsidR="00000000" w:rsidRPr="00000000">
        <w:rPr>
          <w:rtl w:val="0"/>
        </w:rPr>
      </w:r>
    </w:p>
    <w:p w:rsidR="00000000" w:rsidDel="00000000" w:rsidP="00000000" w:rsidRDefault="00000000" w:rsidRPr="00000000" w14:paraId="00000430">
      <w:pPr>
        <w:rPr>
          <w:color w:val="ff0000"/>
        </w:rPr>
      </w:pPr>
      <w:r w:rsidDel="00000000" w:rsidR="00000000" w:rsidRPr="00000000">
        <w:rPr>
          <w:rtl w:val="0"/>
        </w:rPr>
        <w:t xml:space="preserve">Datasets may be as large as necessary, provided that the entire exchange set before compression does not exceed </w:t>
      </w:r>
      <w:r w:rsidDel="00000000" w:rsidR="00000000" w:rsidRPr="00000000">
        <w:rPr>
          <w:rtl w:val="0"/>
        </w:rPr>
        <w:t xml:space="preserve">10MB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1">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279ka65" w:id="118"/>
      <w:bookmarkEnd w:id="118"/>
      <w:r w:rsidDel="00000000" w:rsidR="00000000" w:rsidRPr="00000000">
        <w:rPr>
          <w:rtl w:val="0"/>
        </w:rPr>
        <w:t xml:space="preserve">Dataset File Naming </w:t>
      </w:r>
    </w:p>
    <w:p w:rsidR="00000000" w:rsidDel="00000000" w:rsidP="00000000" w:rsidRDefault="00000000" w:rsidRPr="00000000" w14:paraId="00000432">
      <w:pPr>
        <w:rPr>
          <w:color w:val="ff0000"/>
        </w:rPr>
      </w:pPr>
      <w:r w:rsidDel="00000000" w:rsidR="00000000" w:rsidRPr="00000000">
        <w:rPr>
          <w:color w:val="ff0000"/>
          <w:rtl w:val="0"/>
        </w:rPr>
        <w:t xml:space="preserve">&lt; &lt; This information is provided as a placeholder for now. </w:t>
      </w:r>
      <w:r w:rsidDel="00000000" w:rsidR="00000000" w:rsidRPr="00000000">
        <w:rPr>
          <w:color w:val="ff0000"/>
          <w:rtl w:val="0"/>
        </w:rPr>
        <w:t xml:space="preserve">OEM</w:t>
      </w:r>
      <w:r w:rsidDel="00000000" w:rsidR="00000000" w:rsidRPr="00000000">
        <w:rPr>
          <w:color w:val="ff0000"/>
          <w:rtl w:val="0"/>
        </w:rPr>
        <w:t xml:space="preserve"> input is needed before a determination can be made. &gt; &gt; </w:t>
      </w:r>
    </w:p>
    <w:p w:rsidR="00000000" w:rsidDel="00000000" w:rsidP="00000000" w:rsidRDefault="00000000" w:rsidRPr="00000000" w14:paraId="00000433">
      <w:pPr>
        <w:rPr>
          <w:color w:val="000000"/>
        </w:rPr>
      </w:pPr>
      <w:r w:rsidDel="00000000" w:rsidR="00000000" w:rsidRPr="00000000">
        <w:rPr>
          <w:color w:val="000000"/>
          <w:rtl w:val="0"/>
        </w:rPr>
        <w:t xml:space="preserve">N</w:t>
      </w:r>
      <w:r w:rsidDel="00000000" w:rsidR="00000000" w:rsidRPr="00000000">
        <w:rPr>
          <w:color w:val="000000"/>
          <w:rtl w:val="0"/>
        </w:rPr>
        <w:t xml:space="preserve">ew datasets will be named according to the following convention:</w:t>
      </w:r>
    </w:p>
    <w:p w:rsidR="00000000" w:rsidDel="00000000" w:rsidP="00000000" w:rsidRDefault="00000000" w:rsidRPr="00000000" w14:paraId="00000434">
      <w:pPr>
        <w:spacing w:after="0" w:lineRule="auto"/>
        <w:ind w:left="340" w:firstLine="0"/>
        <w:jc w:val="left"/>
        <w:rPr>
          <w:color w:val="000000"/>
        </w:rPr>
      </w:pPr>
      <w:r w:rsidDel="00000000" w:rsidR="00000000" w:rsidRPr="00000000">
        <w:rPr>
          <w:color w:val="000000"/>
          <w:rtl w:val="0"/>
        </w:rPr>
        <w:t xml:space="preserve">S412CCXXXXXXXXXX###.gml</w:t>
        <w:br w:type="textWrapping"/>
      </w:r>
    </w:p>
    <w:p w:rsidR="00000000" w:rsidDel="00000000" w:rsidP="00000000" w:rsidRDefault="00000000" w:rsidRPr="00000000" w14:paraId="00000435">
      <w:pPr>
        <w:jc w:val="left"/>
        <w:rPr>
          <w:color w:val="000000"/>
        </w:rPr>
      </w:pPr>
      <w:r w:rsidDel="00000000" w:rsidR="00000000" w:rsidRPr="00000000">
        <w:rPr>
          <w:color w:val="000000"/>
          <w:rtl w:val="0"/>
        </w:rPr>
        <w:t xml:space="preserve">S-412 indicates which product specification a dataset is compliant with, CC represents the data producer’s country code, XXXXXXXXXX is a unique file name defined by the data producer with a maximum character limitation of 30 characters, ### is an identifier that represents either a new dataset (000), a re-issued dataset (999) or an updated dataset (001-998)</w:t>
      </w:r>
      <w:r w:rsidDel="00000000" w:rsidR="00000000" w:rsidRPr="00000000">
        <w:rPr>
          <w:color w:val="000000"/>
          <w:rtl w:val="0"/>
        </w:rPr>
        <w:t xml:space="preserve">. </w:t>
      </w:r>
    </w:p>
    <w:p w:rsidR="00000000" w:rsidDel="00000000" w:rsidP="00000000" w:rsidRDefault="00000000" w:rsidRPr="00000000" w14:paraId="00000436">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0" w:firstLine="0"/>
        <w:rPr/>
      </w:pPr>
      <w:bookmarkStart w:colFirst="0" w:colLast="0" w:name="_heading=h.meukdy" w:id="119"/>
      <w:bookmarkEnd w:id="119"/>
      <w:r w:rsidDel="00000000" w:rsidR="00000000" w:rsidRPr="00000000">
        <w:rPr>
          <w:rtl w:val="0"/>
        </w:rPr>
        <w:t xml:space="preserve">New Datasets and Cancellations</w:t>
      </w:r>
    </w:p>
    <w:p w:rsidR="00000000" w:rsidDel="00000000" w:rsidP="00000000" w:rsidRDefault="00000000" w:rsidRPr="00000000" w14:paraId="00000437">
      <w:pPr>
        <w:tabs>
          <w:tab w:val="left" w:leader="none" w:pos="-12"/>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color w:val="ff0000"/>
        </w:rPr>
      </w:pPr>
      <w:r w:rsidDel="00000000" w:rsidR="00000000" w:rsidRPr="00000000">
        <w:rPr>
          <w:color w:val="ff0000"/>
          <w:rtl w:val="0"/>
        </w:rPr>
        <w:t xml:space="preserve">&lt; &lt; This section defines the sequencing of Marine Weather Warnings datasets for New Editions. &gt; &gt; </w:t>
      </w:r>
    </w:p>
    <w:p w:rsidR="00000000" w:rsidDel="00000000" w:rsidP="00000000" w:rsidRDefault="00000000" w:rsidRPr="00000000" w14:paraId="00000438">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36ei31r" w:id="120"/>
      <w:bookmarkEnd w:id="120"/>
      <w:r w:rsidDel="00000000" w:rsidR="00000000" w:rsidRPr="00000000">
        <w:rPr>
          <w:rtl w:val="0"/>
        </w:rPr>
        <w:t xml:space="preserve">Support Files</w:t>
      </w:r>
    </w:p>
    <w:p w:rsidR="00000000" w:rsidDel="00000000" w:rsidP="00000000" w:rsidRDefault="00000000" w:rsidRPr="00000000" w14:paraId="00000439">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Data set support files offer supplementary information that can be included in an S-412 exchange set. </w:t>
      </w:r>
    </w:p>
    <w:p w:rsidR="00000000" w:rsidDel="00000000" w:rsidP="00000000" w:rsidRDefault="00000000" w:rsidRPr="00000000" w14:paraId="0000043A">
      <w:pPr>
        <w:tabs>
          <w:tab w:val="left" w:leader="none" w:pos="0"/>
          <w:tab w:val="left" w:leader="none" w:pos="283"/>
          <w:tab w:val="left" w:leader="none" w:pos="566"/>
          <w:tab w:val="left" w:leader="none" w:pos="1134"/>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spacing w:after="0" w:lineRule="auto"/>
        <w:ind w:left="860" w:firstLine="0"/>
        <w:rPr>
          <w:i w:val="1"/>
        </w:rPr>
      </w:pPr>
      <w:r w:rsidDel="00000000" w:rsidR="00000000" w:rsidRPr="00000000">
        <w:rPr>
          <w:rtl w:val="0"/>
        </w:rPr>
      </w:r>
    </w:p>
    <w:tbl>
      <w:tblPr>
        <w:tblStyle w:val="Table3"/>
        <w:tblW w:w="81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3"/>
        <w:gridCol w:w="1299"/>
        <w:gridCol w:w="5310"/>
        <w:tblGridChange w:id="0">
          <w:tblGrid>
            <w:gridCol w:w="1493"/>
            <w:gridCol w:w="1299"/>
            <w:gridCol w:w="5310"/>
          </w:tblGrid>
        </w:tblGridChange>
      </w:tblGrid>
      <w:tr>
        <w:trPr>
          <w:cantSplit w:val="0"/>
          <w:trHeight w:val="220" w:hRule="atLeast"/>
          <w:tblHeader w:val="0"/>
        </w:trPr>
        <w:tc>
          <w:tcPr/>
          <w:p w:rsidR="00000000" w:rsidDel="00000000" w:rsidP="00000000" w:rsidRDefault="00000000" w:rsidRPr="00000000" w14:paraId="0000043B">
            <w:pPr>
              <w:widowControl w:val="0"/>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File Types</w:t>
            </w:r>
          </w:p>
        </w:tc>
        <w:tc>
          <w:tcPr/>
          <w:p w:rsidR="00000000" w:rsidDel="00000000" w:rsidP="00000000" w:rsidRDefault="00000000" w:rsidRPr="00000000" w14:paraId="0000043C">
            <w:pPr>
              <w:widowControl w:val="0"/>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Extensions</w:t>
            </w:r>
          </w:p>
        </w:tc>
        <w:tc>
          <w:tcPr/>
          <w:p w:rsidR="00000000" w:rsidDel="00000000" w:rsidP="00000000" w:rsidRDefault="00000000" w:rsidRPr="00000000" w14:paraId="0000043D">
            <w:pPr>
              <w:widowControl w:val="0"/>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Comment</w:t>
            </w:r>
          </w:p>
        </w:tc>
      </w:tr>
      <w:tr>
        <w:trPr>
          <w:cantSplit w:val="0"/>
          <w:trHeight w:val="220" w:hRule="atLeast"/>
          <w:tblHeader w:val="0"/>
        </w:trPr>
        <w:tc>
          <w:tcPr/>
          <w:p w:rsidR="00000000" w:rsidDel="00000000" w:rsidP="00000000" w:rsidRDefault="00000000" w:rsidRPr="00000000" w14:paraId="0000043E">
            <w:pPr>
              <w:widowControl w:val="0"/>
              <w:spacing w:after="0" w:line="240" w:lineRule="auto"/>
              <w:rPr>
                <w:rFonts w:ascii="Arial" w:cs="Arial" w:eastAsia="Arial" w:hAnsi="Arial"/>
                <w:b w:val="1"/>
                <w:sz w:val="18"/>
                <w:szCs w:val="18"/>
              </w:rPr>
            </w:pPr>
            <w:r w:rsidDel="00000000" w:rsidR="00000000" w:rsidRPr="00000000">
              <w:rPr>
                <w:rtl w:val="0"/>
              </w:rPr>
            </w:r>
          </w:p>
        </w:tc>
        <w:tc>
          <w:tcPr/>
          <w:p w:rsidR="00000000" w:rsidDel="00000000" w:rsidP="00000000" w:rsidRDefault="00000000" w:rsidRPr="00000000" w14:paraId="0000043F">
            <w:pPr>
              <w:widowControl w:val="0"/>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XML</w:t>
            </w:r>
          </w:p>
        </w:tc>
        <w:tc>
          <w:tcPr/>
          <w:p w:rsidR="00000000" w:rsidDel="00000000" w:rsidP="00000000" w:rsidRDefault="00000000" w:rsidRPr="00000000" w14:paraId="00000440">
            <w:pPr>
              <w:widowControl w:val="0"/>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Additional Language Information</w:t>
            </w:r>
          </w:p>
        </w:tc>
      </w:tr>
    </w:tbl>
    <w:p w:rsidR="00000000" w:rsidDel="00000000" w:rsidP="00000000" w:rsidRDefault="00000000" w:rsidRPr="00000000" w14:paraId="00000441">
      <w:pPr>
        <w:tabs>
          <w:tab w:val="left" w:leader="none" w:pos="540"/>
          <w:tab w:val="left" w:leader="none" w:pos="700"/>
        </w:tabs>
        <w:rPr/>
      </w:pPr>
      <w:r w:rsidDel="00000000" w:rsidR="00000000" w:rsidRPr="00000000">
        <w:rPr>
          <w:rtl w:val="0"/>
        </w:rPr>
      </w:r>
    </w:p>
    <w:p w:rsidR="00000000" w:rsidDel="00000000" w:rsidP="00000000" w:rsidRDefault="00000000" w:rsidRPr="00000000" w14:paraId="00000442">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540"/>
          <w:tab w:val="left" w:leader="none" w:pos="700"/>
        </w:tabs>
        <w:spacing w:line="250" w:lineRule="auto"/>
        <w:ind w:left="720" w:hanging="720"/>
        <w:rPr/>
      </w:pPr>
      <w:bookmarkStart w:colFirst="0" w:colLast="0" w:name="_heading=h.2vtn5wu0ec80" w:id="121"/>
      <w:bookmarkEnd w:id="121"/>
      <w:r w:rsidDel="00000000" w:rsidR="00000000" w:rsidRPr="00000000">
        <w:rPr>
          <w:rtl w:val="0"/>
        </w:rPr>
        <w:t xml:space="preserve">Support File Naming</w:t>
      </w:r>
    </w:p>
    <w:p w:rsidR="00000000" w:rsidDel="00000000" w:rsidP="00000000" w:rsidRDefault="00000000" w:rsidRPr="00000000" w14:paraId="00000443">
      <w:pPr>
        <w:rPr>
          <w:color w:val="ff0000"/>
        </w:rPr>
      </w:pPr>
      <w:r w:rsidDel="00000000" w:rsidR="00000000" w:rsidRPr="00000000">
        <w:rPr>
          <w:color w:val="ff0000"/>
          <w:rtl w:val="0"/>
        </w:rPr>
        <w:t xml:space="preserve">&lt; &lt; This information is provided as a placeholder for now. OEM input is needed before a determination can be made. &gt; &gt; </w:t>
      </w:r>
    </w:p>
    <w:p w:rsidR="00000000" w:rsidDel="00000000" w:rsidP="00000000" w:rsidRDefault="00000000" w:rsidRPr="00000000" w14:paraId="00000444">
      <w:pPr>
        <w:tabs>
          <w:tab w:val="left" w:leader="none" w:pos="540"/>
          <w:tab w:val="left" w:leader="none" w:pos="700"/>
        </w:tabs>
        <w:rPr/>
      </w:pPr>
      <w:r w:rsidDel="00000000" w:rsidR="00000000" w:rsidRPr="00000000">
        <w:rPr>
          <w:rtl w:val="0"/>
        </w:rPr>
        <w:t xml:space="preserve">Support file names are subject to the same naming rules as dataset file names (clause 11.6.3), except that the extension is determined by the support file format.</w:t>
      </w:r>
    </w:p>
    <w:p w:rsidR="00000000" w:rsidDel="00000000" w:rsidP="00000000" w:rsidRDefault="00000000" w:rsidRPr="00000000" w14:paraId="00000445">
      <w:pPr>
        <w:spacing w:after="0" w:line="240" w:lineRule="auto"/>
        <w:rPr/>
      </w:pPr>
      <w:r w:rsidDel="00000000" w:rsidR="00000000" w:rsidRPr="00000000">
        <w:rPr>
          <w:rtl w:val="0"/>
        </w:rPr>
        <w:t xml:space="preserve">All support files must have unique universal file identifiers. The file identifier of support information should not be used to describe the physical content of the file. The support file metadata that accompanies the file will inform the user of the name and purpose of the file. </w:t>
      </w:r>
    </w:p>
    <w:p w:rsidR="00000000" w:rsidDel="00000000" w:rsidP="00000000" w:rsidRDefault="00000000" w:rsidRPr="00000000" w14:paraId="00000446">
      <w:pPr>
        <w:spacing w:after="0" w:line="240" w:lineRule="auto"/>
        <w:rPr/>
      </w:pPr>
      <w:r w:rsidDel="00000000" w:rsidR="00000000" w:rsidRPr="00000000">
        <w:rPr>
          <w:rtl w:val="0"/>
        </w:rPr>
      </w:r>
    </w:p>
    <w:p w:rsidR="00000000" w:rsidDel="00000000" w:rsidP="00000000" w:rsidRDefault="00000000" w:rsidRPr="00000000" w14:paraId="00000447">
      <w:pPr>
        <w:spacing w:after="0" w:line="240" w:lineRule="auto"/>
        <w:rPr/>
      </w:pPr>
      <w:r w:rsidDel="00000000" w:rsidR="00000000" w:rsidRPr="00000000">
        <w:rPr>
          <w:rtl w:val="0"/>
        </w:rPr>
        <w:t xml:space="preserve">Supporting files will be named according to the following convention:</w:t>
      </w:r>
    </w:p>
    <w:p w:rsidR="00000000" w:rsidDel="00000000" w:rsidP="00000000" w:rsidRDefault="00000000" w:rsidRPr="00000000" w14:paraId="00000448">
      <w:pPr>
        <w:spacing w:after="0" w:line="240" w:lineRule="auto"/>
        <w:rPr>
          <w:i w:val="1"/>
        </w:rPr>
      </w:pPr>
      <w:r w:rsidDel="00000000" w:rsidR="00000000" w:rsidRPr="00000000">
        <w:rPr>
          <w:rtl w:val="0"/>
        </w:rPr>
      </w:r>
    </w:p>
    <w:p w:rsidR="00000000" w:rsidDel="00000000" w:rsidP="00000000" w:rsidRDefault="00000000" w:rsidRPr="00000000" w14:paraId="00000449">
      <w:pPr>
        <w:spacing w:after="0" w:line="240" w:lineRule="auto"/>
        <w:ind w:firstLine="340"/>
        <w:rPr/>
      </w:pPr>
      <w:r w:rsidDel="00000000" w:rsidR="00000000" w:rsidRPr="00000000">
        <w:rPr>
          <w:rtl w:val="0"/>
        </w:rPr>
        <w:t xml:space="preserve">S412CCXXXXXXXXXX.TTT</w:t>
      </w:r>
    </w:p>
    <w:p w:rsidR="00000000" w:rsidDel="00000000" w:rsidP="00000000" w:rsidRDefault="00000000" w:rsidRPr="00000000" w14:paraId="0000044A">
      <w:pPr>
        <w:spacing w:after="0" w:line="240" w:lineRule="auto"/>
        <w:ind w:firstLine="340"/>
        <w:rPr>
          <w:color w:val="ff0000"/>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S-412 indicates which product specification data the file supports, CC is 2-letter country code of the data producer, XXXXXXXXXX is a unique file name defined by the data producer with a maximum character limitation of 10 characters, and TTT is the type of file (file extension,i.e.: XML). </w:t>
      </w:r>
    </w:p>
    <w:p w:rsidR="00000000" w:rsidDel="00000000" w:rsidP="00000000" w:rsidRDefault="00000000" w:rsidRPr="00000000" w14:paraId="0000044C">
      <w:pPr>
        <w:tabs>
          <w:tab w:val="left" w:leader="none" w:pos="540"/>
          <w:tab w:val="left" w:leader="none" w:pos="700"/>
        </w:tabs>
        <w:rPr/>
      </w:pPr>
      <w:r w:rsidDel="00000000" w:rsidR="00000000" w:rsidRPr="00000000">
        <w:rPr>
          <w:rtl w:val="0"/>
        </w:rPr>
        <w:t xml:space="preserve">11.7.1.1 Names of language packs</w:t>
      </w:r>
    </w:p>
    <w:p w:rsidR="00000000" w:rsidDel="00000000" w:rsidP="00000000" w:rsidRDefault="00000000" w:rsidRPr="00000000" w14:paraId="0000044D">
      <w:pPr>
        <w:tabs>
          <w:tab w:val="left" w:leader="none" w:pos="540"/>
          <w:tab w:val="left" w:leader="none" w:pos="700"/>
        </w:tabs>
        <w:rPr/>
      </w:pPr>
      <w:r w:rsidDel="00000000" w:rsidR="00000000" w:rsidRPr="00000000">
        <w:rPr>
          <w:rtl w:val="0"/>
        </w:rPr>
        <w:t xml:space="preserve">If a language pack created by a data Producer for the S-412 Feature Catalogue is included, it must have the standard 7-character “412CCCC” prefix and the same base name as the standard IHO-issued Feature Catalogue with the 3-letter ISO 639-2/T language code suffixed. The language codes must be exactly those in the S-100 codelist for languages (S100_MD_LanguageCode, which can be found in the S-100 Schema distribution). The file extension must be “.XML”.</w:t>
      </w:r>
    </w:p>
    <w:p w:rsidR="00000000" w:rsidDel="00000000" w:rsidP="00000000" w:rsidRDefault="00000000" w:rsidRPr="00000000" w14:paraId="0000044E">
      <w:pPr>
        <w:tabs>
          <w:tab w:val="left" w:leader="none" w:pos="540"/>
          <w:tab w:val="left" w:leader="none" w:pos="700"/>
        </w:tabs>
        <w:rPr/>
      </w:pPr>
      <w:r w:rsidDel="00000000" w:rsidR="00000000" w:rsidRPr="00000000">
        <w:rPr>
          <w:rtl w:val="0"/>
        </w:rPr>
        <w:t xml:space="preserve">NOTE: A language pack issued by the IHO for the IHO Feature Catalogue will use the IHO Producer Code</w:t>
      </w:r>
    </w:p>
    <w:p w:rsidR="00000000" w:rsidDel="00000000" w:rsidP="00000000" w:rsidRDefault="00000000" w:rsidRPr="00000000" w14:paraId="0000044F">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rPr/>
      </w:pPr>
      <w:bookmarkStart w:colFirst="0" w:colLast="0" w:name="_heading=h.45jfvxd" w:id="122"/>
      <w:bookmarkEnd w:id="122"/>
      <w:r w:rsidDel="00000000" w:rsidR="00000000" w:rsidRPr="00000000">
        <w:rPr>
          <w:rtl w:val="0"/>
        </w:rPr>
        <w:t xml:space="preserve">Support File Management</w:t>
      </w: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When a support file is created or issued it must carry a timestamp that indicates when it was issued and for when it is valid. These values are contained in the Support File Metadata as defined in clause 12.1.2 and must not change while the file is still current.</w:t>
      </w:r>
    </w:p>
    <w:p w:rsidR="00000000" w:rsidDel="00000000" w:rsidP="00000000" w:rsidRDefault="00000000" w:rsidRPr="00000000" w14:paraId="00000451">
      <w:pPr>
        <w:spacing w:after="0" w:line="240" w:lineRule="auto"/>
        <w:rPr/>
      </w:pPr>
      <w:r w:rsidDel="00000000" w:rsidR="00000000" w:rsidRPr="00000000">
        <w:rPr>
          <w:rtl w:val="0"/>
        </w:rPr>
        <w:t xml:space="preserve">The type of support file is indicated in the “purpose” field of the discovery metadata. Support files carrying the “deletion” flag may be removed from the ECDIS. When a feature pointing to a text, picture or application file is deleted or updated so that it no longer references the file, the ECDIS software must</w:t>
      </w:r>
      <w:r w:rsidDel="00000000" w:rsidR="00000000" w:rsidRPr="00000000">
        <w:rPr>
          <w:color w:val="ff0000"/>
          <w:rtl w:val="0"/>
        </w:rPr>
        <w:t xml:space="preserve"> </w:t>
      </w:r>
      <w:r w:rsidDel="00000000" w:rsidR="00000000" w:rsidRPr="00000000">
        <w:rPr>
          <w:rtl w:val="0"/>
        </w:rPr>
        <w:t xml:space="preserve">check to see whether any other feature referenced the same file, before that file is deleted. </w:t>
      </w:r>
    </w:p>
    <w:p w:rsidR="00000000" w:rsidDel="00000000" w:rsidP="00000000" w:rsidRDefault="00000000" w:rsidRPr="00000000" w14:paraId="00000452">
      <w:pPr>
        <w:spacing w:after="0" w:line="240" w:lineRule="auto"/>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Support files should be stored in a separate folder within the exchange set. Each support file must be used only once in an exchange set.</w:t>
      </w:r>
    </w:p>
    <w:p w:rsidR="00000000" w:rsidDel="00000000" w:rsidP="00000000" w:rsidRDefault="00000000" w:rsidRPr="00000000" w14:paraId="00000454">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129.6" w:hanging="129.6"/>
        <w:rPr>
          <w:b w:val="1"/>
        </w:rPr>
      </w:pPr>
      <w:bookmarkStart w:colFirst="0" w:colLast="0" w:name="_heading=h.eolkdp2idq2r" w:id="123"/>
      <w:bookmarkEnd w:id="123"/>
      <w:r w:rsidDel="00000000" w:rsidR="00000000" w:rsidRPr="00000000">
        <w:rPr>
          <w:b w:val="1"/>
          <w:sz w:val="22"/>
          <w:szCs w:val="22"/>
          <w:rtl w:val="0"/>
        </w:rPr>
        <w:t xml:space="preserve">Data </w:t>
      </w:r>
      <w:r w:rsidDel="00000000" w:rsidR="00000000" w:rsidRPr="00000000">
        <w:rPr>
          <w:rtl w:val="0"/>
        </w:rPr>
        <w:t xml:space="preserve">I</w:t>
      </w:r>
      <w:r w:rsidDel="00000000" w:rsidR="00000000" w:rsidRPr="00000000">
        <w:rPr>
          <w:b w:val="1"/>
          <w:sz w:val="22"/>
          <w:szCs w:val="22"/>
          <w:rtl w:val="0"/>
        </w:rPr>
        <w:t xml:space="preserve">ntegrity </w:t>
      </w:r>
      <w:r w:rsidDel="00000000" w:rsidR="00000000" w:rsidRPr="00000000">
        <w:rPr>
          <w:rtl w:val="0"/>
        </w:rPr>
      </w:r>
    </w:p>
    <w:p w:rsidR="00000000" w:rsidDel="00000000" w:rsidP="00000000" w:rsidRDefault="00000000" w:rsidRPr="00000000" w14:paraId="00000455">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sitr3u2lewon" w:id="124"/>
      <w:bookmarkEnd w:id="124"/>
      <w:r w:rsidDel="00000000" w:rsidR="00000000" w:rsidRPr="00000000">
        <w:rPr>
          <w:rtl w:val="0"/>
        </w:rPr>
        <w:t xml:space="preserve">Weather Overlay Data Integrity Measures</w:t>
      </w:r>
      <w:r w:rsidDel="00000000" w:rsidR="00000000" w:rsidRPr="00000000">
        <w:rPr>
          <w:rtl w:val="0"/>
        </w:rPr>
      </w:r>
    </w:p>
    <w:p w:rsidR="00000000" w:rsidDel="00000000" w:rsidP="00000000" w:rsidRDefault="00000000" w:rsidRPr="00000000" w14:paraId="00000456">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There is a need for a mechanism within the S-412 data to ensure it has not changed during transmission/delivery. The mechanism chosen for this assurance is a Digital Signature as defined by S-100 Parts 15 and 17. File integrity checks are based on the Digital Signature Algorithm (DSA) as defined in the Federal Information Processing Standard FIPS 186-4. All files in the exchange set shall be digitally signed.</w:t>
      </w:r>
    </w:p>
    <w:p w:rsidR="00000000" w:rsidDel="00000000" w:rsidP="00000000" w:rsidRDefault="00000000" w:rsidRPr="00000000" w14:paraId="00000457">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rPr/>
      </w:pPr>
      <w:bookmarkStart w:colFirst="0" w:colLast="0" w:name="_heading=h.3jtnz0s" w:id="125"/>
      <w:bookmarkEnd w:id="125"/>
      <w:r w:rsidDel="00000000" w:rsidR="00000000" w:rsidRPr="00000000">
        <w:rPr>
          <w:rtl w:val="0"/>
        </w:rPr>
        <w:t xml:space="preserve">Producer Identity and Authentication</w:t>
      </w:r>
      <w:r w:rsidDel="00000000" w:rsidR="00000000" w:rsidRPr="00000000">
        <w:rPr>
          <w:rtl w:val="0"/>
        </w:rPr>
      </w:r>
    </w:p>
    <w:p w:rsidR="00000000" w:rsidDel="00000000" w:rsidP="00000000" w:rsidRDefault="00000000" w:rsidRPr="00000000" w14:paraId="00000458">
      <w:pPr>
        <w:tabs>
          <w:tab w:val="left" w:leader="none" w:pos="0"/>
          <w:tab w:val="left" w:leader="none" w:pos="283"/>
          <w:tab w:val="left" w:leader="none" w:pos="566"/>
          <w:tab w:val="left" w:leader="none" w:pos="850"/>
          <w:tab w:val="left" w:leader="none" w:pos="1134"/>
          <w:tab w:val="left" w:leader="none" w:pos="1417"/>
          <w:tab w:val="left" w:leader="none" w:pos="1700"/>
          <w:tab w:val="left" w:leader="none" w:pos="1983"/>
          <w:tab w:val="left" w:leader="none" w:pos="2268"/>
          <w:tab w:val="left" w:leader="none" w:pos="2551"/>
          <w:tab w:val="left" w:leader="none" w:pos="2834"/>
          <w:tab w:val="left" w:leader="none" w:pos="3117"/>
          <w:tab w:val="left" w:leader="none" w:pos="3400"/>
          <w:tab w:val="left" w:leader="none" w:pos="3685"/>
          <w:tab w:val="left" w:leader="none" w:pos="3968"/>
          <w:tab w:val="left" w:leader="none" w:pos="4251"/>
          <w:tab w:val="left" w:leader="none" w:pos="4534"/>
          <w:tab w:val="left" w:leader="none" w:pos="4818"/>
          <w:tab w:val="left" w:leader="none" w:pos="5102"/>
          <w:tab w:val="left" w:leader="none" w:pos="5385"/>
          <w:tab w:val="left" w:leader="none" w:pos="5668"/>
          <w:tab w:val="left" w:leader="none" w:pos="5952"/>
          <w:tab w:val="left" w:leader="none" w:pos="6235"/>
          <w:tab w:val="left" w:leader="none" w:pos="6519"/>
          <w:tab w:val="left" w:leader="none" w:pos="6802"/>
          <w:tab w:val="left" w:leader="none" w:pos="7086"/>
          <w:tab w:val="left" w:leader="none" w:pos="7369"/>
          <w:tab w:val="left" w:leader="none" w:pos="7652"/>
          <w:tab w:val="left" w:leader="none" w:pos="7936"/>
          <w:tab w:val="left" w:leader="none" w:pos="8220"/>
          <w:tab w:val="left" w:leader="none" w:pos="8503"/>
          <w:tab w:val="left" w:leader="none" w:pos="8786"/>
        </w:tabs>
        <w:rPr/>
      </w:pPr>
      <w:r w:rsidDel="00000000" w:rsidR="00000000" w:rsidRPr="00000000">
        <w:rPr>
          <w:rtl w:val="0"/>
        </w:rPr>
        <w:t xml:space="preserve">A producing agency will need a certified identity, verifiable by the IHO. S-100 Part 15 describes how to define a public/private keypair specific to the producer and how a data producer or distributor is able to have their identity (as embodied in the public / private keypair) certified by the IHO acting as the data protection scheme administrator.</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459">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1yyy98l" w:id="126"/>
      <w:bookmarkEnd w:id="126"/>
      <w:r w:rsidDel="00000000" w:rsidR="00000000" w:rsidRPr="00000000">
        <w:rPr>
          <w:rtl w:val="0"/>
        </w:rPr>
        <w:t xml:space="preserve">Digital Signatures and Metadata</w:t>
      </w:r>
    </w:p>
    <w:p w:rsidR="00000000" w:rsidDel="00000000" w:rsidP="00000000" w:rsidRDefault="00000000" w:rsidRPr="00000000" w14:paraId="0000045A">
      <w:pPr>
        <w:rPr/>
      </w:pPr>
      <w:r w:rsidDel="00000000" w:rsidR="00000000" w:rsidRPr="00000000">
        <w:rPr>
          <w:rtl w:val="0"/>
        </w:rPr>
        <w:t xml:space="preserve">In addition to the metadata included for each dataset file and its digital signature, an exchange set must also provide a public key for every dataset data producer included within the exchange set. The public key is termed “public” because its existence is not kept confidential. Each producer’s public key is included in a “publicKeys” field within the exchange set. These keys are referred to by the digital signature. </w:t>
      </w:r>
    </w:p>
    <w:p w:rsidR="00000000" w:rsidDel="00000000" w:rsidP="00000000" w:rsidRDefault="00000000" w:rsidRPr="00000000" w14:paraId="0000045B">
      <w:pPr>
        <w:rPr/>
      </w:pPr>
      <w:r w:rsidDel="00000000" w:rsidR="00000000" w:rsidRPr="00000000">
        <w:rPr>
          <w:rtl w:val="0"/>
        </w:rPr>
        <w:t xml:space="preserve">Authentication is done in two stages:</w:t>
      </w:r>
    </w:p>
    <w:p w:rsidR="00000000" w:rsidDel="00000000" w:rsidP="00000000" w:rsidRDefault="00000000" w:rsidRPr="00000000" w14:paraId="0000045C">
      <w:pPr>
        <w:rPr/>
      </w:pPr>
      <w:r w:rsidDel="00000000" w:rsidR="00000000" w:rsidRPr="00000000">
        <w:rPr>
          <w:rtl w:val="0"/>
        </w:rPr>
        <w:t xml:space="preserve">1. Verifying that the public key information included in the exchange set validates correctly against the IHO’s root level certificate </w:t>
      </w:r>
    </w:p>
    <w:p w:rsidR="00000000" w:rsidDel="00000000" w:rsidP="00000000" w:rsidRDefault="00000000" w:rsidRPr="00000000" w14:paraId="0000045D">
      <w:pPr>
        <w:rPr/>
      </w:pPr>
      <w:r w:rsidDel="00000000" w:rsidR="00000000" w:rsidRPr="00000000">
        <w:rPr>
          <w:rtl w:val="0"/>
        </w:rPr>
        <w:t xml:space="preserve">2. Verifying that the exchange set S-412 data has not changed and the file based digital signatures are valid against the producer’s public key. The root certificate certifying IHO’s identity should be held externally on the implementing system and is not part of the dataset metadata.</w:t>
      </w:r>
    </w:p>
    <w:p w:rsidR="00000000" w:rsidDel="00000000" w:rsidP="00000000" w:rsidRDefault="00000000" w:rsidRPr="00000000" w14:paraId="0000045E">
      <w:pPr>
        <w:pStyle w:val="Heading3"/>
        <w:keepNext w:val="1"/>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660"/>
          <w:tab w:val="left" w:leader="none" w:pos="880"/>
        </w:tabs>
        <w:spacing w:before="60" w:line="240" w:lineRule="auto"/>
        <w:ind w:left="273.6" w:hanging="273.6"/>
        <w:jc w:val="left"/>
        <w:rPr/>
      </w:pPr>
      <w:bookmarkStart w:colFirst="0" w:colLast="0" w:name="_heading=h.4iylrwe" w:id="127"/>
      <w:bookmarkEnd w:id="127"/>
      <w:r w:rsidDel="00000000" w:rsidR="00000000" w:rsidRPr="00000000">
        <w:rPr>
          <w:rtl w:val="0"/>
        </w:rPr>
        <w:t xml:space="preserve">Data Encryption</w:t>
      </w:r>
    </w:p>
    <w:p w:rsidR="00000000" w:rsidDel="00000000" w:rsidP="00000000" w:rsidRDefault="00000000" w:rsidRPr="00000000" w14:paraId="0000045F">
      <w:pPr>
        <w:rPr/>
      </w:pPr>
      <w:r w:rsidDel="00000000" w:rsidR="00000000" w:rsidRPr="00000000">
        <w:rPr>
          <w:color w:val="1f1f1f"/>
          <w:highlight w:val="white"/>
          <w:rtl w:val="0"/>
        </w:rPr>
        <w:t xml:space="preserve">Dataset files may or may not be encrypted. If encrypted, the encryption method defined in S-100 Part 15 must be applied.</w:t>
      </w:r>
      <w:r w:rsidDel="00000000" w:rsidR="00000000" w:rsidRPr="00000000">
        <w:rPr>
          <w:rtl w:val="0"/>
        </w:rPr>
        <w:t xml:space="preserve"> then it must be provided only by the mechanisms provided in IHO S-100 Part 15. </w:t>
      </w:r>
    </w:p>
    <w:p w:rsidR="00000000" w:rsidDel="00000000" w:rsidP="00000000" w:rsidRDefault="00000000" w:rsidRPr="00000000" w14:paraId="00000460">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s>
        <w:ind w:left="129.6" w:hanging="129.6"/>
        <w:rPr/>
      </w:pPr>
      <w:bookmarkStart w:colFirst="0" w:colLast="0" w:name="_heading=h.ao6qah6fip45" w:id="128"/>
      <w:bookmarkEnd w:id="128"/>
      <w:r w:rsidDel="00000000" w:rsidR="00000000" w:rsidRPr="00000000">
        <w:rPr>
          <w:rtl w:val="0"/>
        </w:rPr>
        <w:t xml:space="preserve">Data Loading and Unloading</w:t>
      </w:r>
    </w:p>
    <w:p w:rsidR="00000000" w:rsidDel="00000000" w:rsidP="00000000" w:rsidRDefault="00000000" w:rsidRPr="00000000" w14:paraId="00000461">
      <w:pPr>
        <w:spacing w:after="200" w:lineRule="auto"/>
        <w:rPr>
          <w:color w:val="1f1f1f"/>
          <w:highlight w:val="white"/>
        </w:rPr>
      </w:pPr>
      <w:r w:rsidDel="00000000" w:rsidR="00000000" w:rsidRPr="00000000">
        <w:rPr>
          <w:color w:val="1f1f1f"/>
          <w:highlight w:val="white"/>
          <w:rtl w:val="0"/>
        </w:rPr>
        <w:t xml:space="preserve">S-412 datasets are typically intended to be overlays to S-101 ENC and displayed with S-101 ENC data in the background. Systems that support the display of S-412 datasets should provide the user with simple functions to turn the display of S-412 datasets on and off.</w:t>
      </w:r>
      <w:r w:rsidDel="00000000" w:rsidR="00000000" w:rsidRPr="00000000">
        <w:rPr>
          <w:rtl w:val="0"/>
        </w:rPr>
      </w:r>
    </w:p>
    <w:p w:rsidR="00000000" w:rsidDel="00000000" w:rsidP="00000000" w:rsidRDefault="00000000" w:rsidRPr="00000000" w14:paraId="00000462">
      <w:pPr>
        <w:spacing w:after="200" w:lineRule="auto"/>
        <w:rPr>
          <w:color w:val="ff0000"/>
        </w:rPr>
      </w:pPr>
      <w:r w:rsidDel="00000000" w:rsidR="00000000" w:rsidRPr="00000000">
        <w:rPr>
          <w:color w:val="1f1f1f"/>
          <w:highlight w:val="white"/>
          <w:rtl w:val="0"/>
        </w:rPr>
        <w:t xml:space="preserve">Optionally, S-412 datasets can be viewed as overlays to a combination of S-101 ENC and S-102 (Bathymetric Surface) datasets, with S-413 (Marine Weather and Wave Conditions) and S-414 (Marine Weather Observations) datasets incorporated where applicable. The same requirements to allow the user to easily toggle the S-412 dataset on/off persist.</w:t>
      </w:r>
      <w:r w:rsidDel="00000000" w:rsidR="00000000" w:rsidRPr="00000000">
        <w:rPr>
          <w:rtl w:val="0"/>
        </w:rPr>
      </w:r>
    </w:p>
    <w:p w:rsidR="00000000" w:rsidDel="00000000" w:rsidP="00000000" w:rsidRDefault="00000000" w:rsidRPr="00000000" w14:paraId="00000463">
      <w:pPr>
        <w:spacing w:after="200" w:lineRule="auto"/>
        <w:jc w:val="left"/>
        <w:rPr>
          <w:color w:val="ff0000"/>
        </w:rPr>
      </w:pPr>
      <w:r w:rsidDel="00000000" w:rsidR="00000000" w:rsidRPr="00000000">
        <w:rPr>
          <w:rtl w:val="0"/>
        </w:rPr>
      </w:r>
    </w:p>
    <w:p w:rsidR="00000000" w:rsidDel="00000000" w:rsidP="00000000" w:rsidRDefault="00000000" w:rsidRPr="00000000" w14:paraId="00000464">
      <w:pPr>
        <w:spacing w:after="200" w:line="276" w:lineRule="auto"/>
        <w:jc w:val="left"/>
        <w:rPr>
          <w:color w:val="ff0000"/>
        </w:rPr>
      </w:pPr>
      <w:r w:rsidDel="00000000" w:rsidR="00000000" w:rsidRPr="00000000">
        <w:rPr>
          <w:rtl w:val="0"/>
        </w:rPr>
      </w:r>
    </w:p>
    <w:p w:rsidR="00000000" w:rsidDel="00000000" w:rsidP="00000000" w:rsidRDefault="00000000" w:rsidRPr="00000000" w14:paraId="00000465">
      <w:pPr>
        <w:spacing w:after="200" w:line="276" w:lineRule="auto"/>
        <w:jc w:val="left"/>
        <w:rPr>
          <w:b w:val="1"/>
          <w:sz w:val="24"/>
          <w:szCs w:val="24"/>
        </w:rPr>
      </w:pPr>
      <w:r w:rsidDel="00000000" w:rsidR="00000000" w:rsidRPr="00000000">
        <w:rPr>
          <w:rtl w:val="0"/>
        </w:rPr>
      </w:r>
    </w:p>
    <w:p w:rsidR="00000000" w:rsidDel="00000000" w:rsidP="00000000" w:rsidRDefault="00000000" w:rsidRPr="00000000" w14:paraId="00000466">
      <w:pPr>
        <w:spacing w:after="200" w:line="276"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numPr>
          <w:ilvl w:val="0"/>
          <w:numId w:val="9"/>
        </w:numPr>
        <w:tabs>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 w:val="left" w:leader="none" w:pos="400"/>
          <w:tab w:val="left" w:leader="none" w:pos="560"/>
        </w:tabs>
        <w:ind w:left="432" w:hanging="432"/>
        <w:rPr/>
      </w:pPr>
      <w:bookmarkStart w:colFirst="0" w:colLast="0" w:name="_heading=h.2ce457m" w:id="129"/>
      <w:bookmarkEnd w:id="129"/>
      <w:r w:rsidDel="00000000" w:rsidR="00000000" w:rsidRPr="00000000">
        <w:rPr>
          <w:rtl w:val="0"/>
        </w:rPr>
        <w:t xml:space="preserve">Met</w:t>
      </w:r>
      <w:r w:rsidDel="00000000" w:rsidR="00000000" w:rsidRPr="00000000">
        <w:rPr>
          <w:rtl w:val="0"/>
        </w:rPr>
        <w:t xml:space="preserve">adata</w:t>
      </w:r>
    </w:p>
    <w:p w:rsidR="00000000" w:rsidDel="00000000" w:rsidP="00000000" w:rsidRDefault="00000000" w:rsidRPr="00000000" w14:paraId="00000468">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ind w:left="576" w:hanging="576"/>
        <w:rPr/>
      </w:pPr>
      <w:bookmarkStart w:colFirst="0" w:colLast="0" w:name="_heading=h.rjefff" w:id="130"/>
      <w:bookmarkEnd w:id="13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This clause defines the mandatory and optional metadata needed for Marine Weather Warnings Datasets and exchange sets. </w:t>
      </w:r>
    </w:p>
    <w:p w:rsidR="00000000" w:rsidDel="00000000" w:rsidP="00000000" w:rsidRDefault="00000000" w:rsidRPr="00000000" w14:paraId="0000046A">
      <w:pPr>
        <w:rPr/>
      </w:pPr>
      <w:r w:rsidDel="00000000" w:rsidR="00000000" w:rsidRPr="00000000">
        <w:rPr>
          <w:rtl w:val="0"/>
        </w:rPr>
        <w:t xml:space="preserve">For information exchange, there are several categories of metadata required: metadata about the overall exchange catalogue, metadata about each of the datasets contained in the catalogue, and metadata about the support files that make up the package.</w:t>
      </w:r>
    </w:p>
    <w:p w:rsidR="00000000" w:rsidDel="00000000" w:rsidP="00000000" w:rsidRDefault="00000000" w:rsidRPr="00000000" w14:paraId="0000046B">
      <w:pPr>
        <w:rPr/>
      </w:pPr>
      <w:r w:rsidDel="00000000" w:rsidR="00000000" w:rsidRPr="00000000">
        <w:rPr>
          <w:rtl w:val="0"/>
        </w:rPr>
        <w:t xml:space="preserve">The metadata may be repeated in a national language by including an optional and additional instance of the dataset discovery metadata per language other than the mandatory English language instance. If metadata in additional languages to English is provided, each support file will also need to be described in that language and referenced from the appropriate language metadata. English metadata should not reference metadata in another language and vice versa.</w:t>
      </w:r>
    </w:p>
    <w:p w:rsidR="00000000" w:rsidDel="00000000" w:rsidP="00000000" w:rsidRDefault="00000000" w:rsidRPr="00000000" w14:paraId="0000046C">
      <w:pPr>
        <w:rPr/>
      </w:pPr>
      <w:r w:rsidDel="00000000" w:rsidR="00000000" w:rsidRPr="00000000">
        <w:rPr>
          <w:rtl w:val="0"/>
        </w:rPr>
        <w:t xml:space="preserve">The overall structure of metadata in S-412 exchange sets is the same as in S-100, and is depicted in Figure 10.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rsidR="00000000" w:rsidDel="00000000" w:rsidP="00000000" w:rsidRDefault="00000000" w:rsidRPr="00000000" w14:paraId="0000046D">
      <w:pPr>
        <w:rPr/>
      </w:pPr>
      <w:r w:rsidDel="00000000" w:rsidR="00000000" w:rsidRPr="00000000">
        <w:rPr>
          <w:rtl w:val="0"/>
        </w:rPr>
        <w:t xml:space="preserve">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may be included in the exchange set in support of the datasets.</w:t>
      </w:r>
    </w:p>
    <w:p w:rsidR="00000000" w:rsidDel="00000000" w:rsidP="00000000" w:rsidRDefault="00000000" w:rsidRPr="00000000" w14:paraId="0000046E">
      <w:pPr>
        <w:rPr/>
      </w:pPr>
      <w:r w:rsidDel="00000000" w:rsidR="00000000" w:rsidRPr="00000000">
        <w:rPr>
          <w:rtl w:val="0"/>
        </w:rPr>
        <w:t xml:space="preserve">More detailed information for the classes is depicted in Figure 11 and details about the metadata classes are provided in the tables in clauses 12.1.1 – 12.1.9. The S-100 classes not defined in these clauses may be found in S-100 Part 4A Appendix 4a-D. </w:t>
      </w:r>
    </w:p>
    <w:p w:rsidR="00000000" w:rsidDel="00000000" w:rsidP="00000000" w:rsidRDefault="00000000" w:rsidRPr="00000000" w14:paraId="0000046F">
      <w:pPr>
        <w:rPr/>
      </w:pPr>
      <w:r w:rsidDel="00000000" w:rsidR="00000000" w:rsidRPr="00000000">
        <w:rPr>
          <w:rtl w:val="0"/>
        </w:rPr>
        <w:t xml:space="preserve">The discovery metadata classes have numerous attributes which enable important information about the datasets and accompanying support files to be examined without the need to process the data, e.g. decrypt, decompress, load etc. Other catalogues can be included in the exchange set in support of the datasets such as feature and portrayal catalogues. The attribute “purpose” of the support file metadata provides a mechanism to update support files. </w:t>
      </w:r>
    </w:p>
    <w:p w:rsidR="00000000" w:rsidDel="00000000" w:rsidP="00000000" w:rsidRDefault="00000000" w:rsidRPr="00000000" w14:paraId="00000470">
      <w:pPr>
        <w:keepNext w:val="1"/>
        <w:jc w:val="center"/>
        <w:rPr/>
      </w:pPr>
      <w:r w:rsidDel="00000000" w:rsidR="00000000" w:rsidRPr="00000000">
        <w:rPr/>
        <w:drawing>
          <wp:inline distB="0" distT="0" distL="0" distR="0">
            <wp:extent cx="5286375" cy="4143375"/>
            <wp:effectExtent b="0" l="0" r="0" t="0"/>
            <wp:docPr id="95"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52863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10</w:t>
      </w:r>
    </w:p>
    <w:p w:rsidR="00000000" w:rsidDel="00000000" w:rsidP="00000000" w:rsidRDefault="00000000" w:rsidRPr="00000000" w14:paraId="00000472">
      <w:pPr>
        <w:keepNext w:val="1"/>
        <w:jc w:val="center"/>
        <w:rPr/>
      </w:pPr>
      <w:r w:rsidDel="00000000" w:rsidR="00000000" w:rsidRPr="00000000">
        <w:rPr>
          <w:rtl w:val="0"/>
        </w:rPr>
      </w:r>
    </w:p>
    <w:p w:rsidR="00000000" w:rsidDel="00000000" w:rsidP="00000000" w:rsidRDefault="00000000" w:rsidRPr="00000000" w14:paraId="00000473">
      <w:pPr>
        <w:keepNext w:val="1"/>
        <w:jc w:val="center"/>
        <w:rPr/>
      </w:pPr>
      <w:r w:rsidDel="00000000" w:rsidR="00000000" w:rsidRPr="00000000">
        <w:rPr/>
        <w:drawing>
          <wp:anchor allowOverlap="1" behindDoc="0" distB="114300" distT="114300" distL="114300" distR="114300" hidden="0" layoutInCell="1" locked="0" relativeHeight="0" simplePos="0">
            <wp:simplePos x="0" y="0"/>
            <wp:positionH relativeFrom="page">
              <wp:posOffset>127000</wp:posOffset>
            </wp:positionH>
            <wp:positionV relativeFrom="page">
              <wp:posOffset>1415718</wp:posOffset>
            </wp:positionV>
            <wp:extent cx="7301795" cy="4677381"/>
            <wp:effectExtent b="0" l="0" r="0" t="0"/>
            <wp:wrapSquare wrapText="bothSides" distB="114300" distT="114300" distL="114300" distR="114300"/>
            <wp:docPr id="99"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7301795" cy="4677381"/>
                    </a:xfrm>
                    <a:prstGeom prst="rect"/>
                    <a:ln/>
                  </pic:spPr>
                </pic:pic>
              </a:graphicData>
            </a:graphic>
          </wp:anchor>
        </w:drawing>
      </w:r>
      <w:r w:rsidDel="00000000" w:rsidR="00000000" w:rsidRPr="00000000">
        <w:rPr>
          <w:rtl w:val="0"/>
        </w:rPr>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Figure 11</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NOTE 1: Types with CI_, EX_, and MD_ prefixes are from packages defined in ISO 19115-1 and 19115-3 and adapted by S-100. Types with S100_ prefix are from packages defined in S-100.</w:t>
      </w:r>
    </w:p>
    <w:p w:rsidR="00000000" w:rsidDel="00000000" w:rsidP="00000000" w:rsidRDefault="00000000" w:rsidRPr="00000000" w14:paraId="00000477">
      <w:pPr>
        <w:rPr/>
        <w:sectPr>
          <w:type w:val="continuous"/>
          <w:pgSz w:h="16838" w:w="11906" w:orient="portrait"/>
          <w:pgMar w:bottom="1440" w:top="1440" w:left="1400" w:right="1400" w:header="709" w:footer="283"/>
        </w:sectPr>
      </w:pPr>
      <w:r w:rsidDel="00000000" w:rsidR="00000000" w:rsidRPr="00000000">
        <w:rPr>
          <w:rtl w:val="0"/>
        </w:rPr>
        <w:t xml:space="preserve">NOTE 2: When a dataset is terminated, the purpose metadata field is set to 3 (terminated), and the editionNumber metadata field is set to 0. All inapplicable but mandatory metadata fields must be nilled.</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2"/>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576" w:hanging="576"/>
        <w:rPr/>
      </w:pPr>
      <w:bookmarkStart w:colFirst="0" w:colLast="0" w:name="_heading=h.3bj1y38" w:id="131"/>
      <w:bookmarkEnd w:id="131"/>
      <w:r w:rsidDel="00000000" w:rsidR="00000000" w:rsidRPr="00000000">
        <w:rPr>
          <w:rtl w:val="0"/>
        </w:rPr>
        <w:t xml:space="preserve">Metadata for Datasets </w:t>
      </w:r>
    </w:p>
    <w:p w:rsidR="00000000" w:rsidDel="00000000" w:rsidP="00000000" w:rsidRDefault="00000000" w:rsidRPr="00000000" w14:paraId="0000047A">
      <w:p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0" w:firstLine="0"/>
        <w:rPr>
          <w:color w:val="1f1f1f"/>
          <w:highlight w:val="white"/>
        </w:rPr>
      </w:pPr>
      <w:r w:rsidDel="00000000" w:rsidR="00000000" w:rsidRPr="00000000">
        <w:rPr>
          <w:color w:val="1f1f1f"/>
          <w:highlight w:val="white"/>
          <w:rtl w:val="0"/>
        </w:rPr>
        <w:t xml:space="preserve">S-412 uses the following tables as detailed in S-100 Part 17, Clause 17-4.5, without modification:</w:t>
      </w:r>
    </w:p>
    <w:p w:rsidR="00000000" w:rsidDel="00000000" w:rsidP="00000000" w:rsidRDefault="00000000" w:rsidRPr="00000000" w14:paraId="0000047B">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S100_ExchangeCatalogue</w:t>
      </w:r>
    </w:p>
    <w:p w:rsidR="00000000" w:rsidDel="00000000" w:rsidP="00000000" w:rsidRDefault="00000000" w:rsidRPr="00000000" w14:paraId="0000047C">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S100_ExchangeCatalogueIdentifier</w:t>
      </w:r>
    </w:p>
    <w:p w:rsidR="00000000" w:rsidDel="00000000" w:rsidP="00000000" w:rsidRDefault="00000000" w:rsidRPr="00000000" w14:paraId="0000047D">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S100_CataloguePointofContact</w:t>
      </w:r>
    </w:p>
    <w:p w:rsidR="00000000" w:rsidDel="00000000" w:rsidP="00000000" w:rsidRDefault="00000000" w:rsidRPr="00000000" w14:paraId="0000047E">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S100_DatasetDiscoveryMetadata</w:t>
      </w:r>
    </w:p>
    <w:p w:rsidR="00000000" w:rsidDel="00000000" w:rsidP="00000000" w:rsidRDefault="00000000" w:rsidRPr="00000000" w14:paraId="0000047F">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S100_NavigationPurpose</w:t>
      </w:r>
    </w:p>
    <w:p w:rsidR="00000000" w:rsidDel="00000000" w:rsidP="00000000" w:rsidRDefault="00000000" w:rsidRPr="00000000" w14:paraId="00000480">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S100_DataCoverage</w:t>
      </w:r>
    </w:p>
    <w:p w:rsidR="00000000" w:rsidDel="00000000" w:rsidP="00000000" w:rsidRDefault="00000000" w:rsidRPr="00000000" w14:paraId="00000481">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S100_Purpose</w:t>
      </w:r>
    </w:p>
    <w:p w:rsidR="00000000" w:rsidDel="00000000" w:rsidP="00000000" w:rsidRDefault="00000000" w:rsidRPr="00000000" w14:paraId="00000482">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S100_TemporalExtent</w:t>
      </w:r>
    </w:p>
    <w:p w:rsidR="00000000" w:rsidDel="00000000" w:rsidP="00000000" w:rsidRDefault="00000000" w:rsidRPr="00000000" w14:paraId="00000483">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S100_EncodingFormat</w:t>
      </w:r>
    </w:p>
    <w:p w:rsidR="00000000" w:rsidDel="00000000" w:rsidP="00000000" w:rsidRDefault="00000000" w:rsidRPr="00000000" w14:paraId="00000484">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S100_ProductSpecifictation</w:t>
      </w:r>
    </w:p>
    <w:p w:rsidR="00000000" w:rsidDel="00000000" w:rsidP="00000000" w:rsidRDefault="00000000" w:rsidRPr="00000000" w14:paraId="00000485">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S100_CompliancyCategory</w:t>
      </w:r>
    </w:p>
    <w:p w:rsidR="00000000" w:rsidDel="00000000" w:rsidP="00000000" w:rsidRDefault="00000000" w:rsidRPr="00000000" w14:paraId="00000486">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S100_ProtectionScheme</w:t>
      </w:r>
    </w:p>
    <w:p w:rsidR="00000000" w:rsidDel="00000000" w:rsidP="00000000" w:rsidRDefault="00000000" w:rsidRPr="00000000" w14:paraId="00000487">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S100_SupportFileDiscoveryMetadata</w:t>
      </w:r>
    </w:p>
    <w:p w:rsidR="00000000" w:rsidDel="00000000" w:rsidP="00000000" w:rsidRDefault="00000000" w:rsidRPr="00000000" w14:paraId="00000488">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S100_SupportFileFormat</w:t>
      </w:r>
    </w:p>
    <w:p w:rsidR="00000000" w:rsidDel="00000000" w:rsidP="00000000" w:rsidRDefault="00000000" w:rsidRPr="00000000" w14:paraId="00000489">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S100_SupportFileRevisionStatus</w:t>
      </w:r>
    </w:p>
    <w:p w:rsidR="00000000" w:rsidDel="00000000" w:rsidP="00000000" w:rsidRDefault="00000000" w:rsidRPr="00000000" w14:paraId="0000048A">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S100_SupportFileSpecification</w:t>
      </w:r>
    </w:p>
    <w:p w:rsidR="00000000" w:rsidDel="00000000" w:rsidP="00000000" w:rsidRDefault="00000000" w:rsidRPr="00000000" w14:paraId="0000048B">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S100_ResourcePurpose</w:t>
      </w:r>
    </w:p>
    <w:p w:rsidR="00000000" w:rsidDel="00000000" w:rsidP="00000000" w:rsidRDefault="00000000" w:rsidRPr="00000000" w14:paraId="0000048C">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S100_CatalogueDiscoveryMetadata</w:t>
      </w:r>
    </w:p>
    <w:p w:rsidR="00000000" w:rsidDel="00000000" w:rsidP="00000000" w:rsidRDefault="00000000" w:rsidRPr="00000000" w14:paraId="0000048D">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S100_CatalogueScope</w:t>
      </w:r>
    </w:p>
    <w:p w:rsidR="00000000" w:rsidDel="00000000" w:rsidP="00000000" w:rsidRDefault="00000000" w:rsidRPr="00000000" w14:paraId="0000048E">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MD_MaintenanceFrequencyCode</w:t>
      </w:r>
    </w:p>
    <w:p w:rsidR="00000000" w:rsidDel="00000000" w:rsidP="00000000" w:rsidRDefault="00000000" w:rsidRPr="00000000" w14:paraId="0000048F">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spacing w:after="0" w:afterAutospacing="0"/>
        <w:ind w:left="720" w:hanging="360"/>
        <w:rPr>
          <w:color w:val="1f1f1f"/>
          <w:highlight w:val="white"/>
          <w:u w:val="none"/>
        </w:rPr>
      </w:pPr>
      <w:r w:rsidDel="00000000" w:rsidR="00000000" w:rsidRPr="00000000">
        <w:rPr>
          <w:color w:val="1f1f1f"/>
          <w:highlight w:val="white"/>
          <w:rtl w:val="0"/>
        </w:rPr>
        <w:t xml:space="preserve">CI_DataTypeCode</w:t>
      </w:r>
    </w:p>
    <w:p w:rsidR="00000000" w:rsidDel="00000000" w:rsidP="00000000" w:rsidRDefault="00000000" w:rsidRPr="00000000" w14:paraId="00000490">
      <w:pPr>
        <w:numPr>
          <w:ilvl w:val="0"/>
          <w:numId w:val="2"/>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720" w:hanging="360"/>
        <w:rPr>
          <w:color w:val="1f1f1f"/>
          <w:highlight w:val="white"/>
          <w:u w:val="none"/>
        </w:rPr>
      </w:pPr>
      <w:r w:rsidDel="00000000" w:rsidR="00000000" w:rsidRPr="00000000">
        <w:rPr>
          <w:color w:val="1f1f1f"/>
          <w:highlight w:val="white"/>
          <w:rtl w:val="0"/>
        </w:rPr>
        <w:t xml:space="preserve">PT_Locale</w:t>
      </w:r>
      <w:r w:rsidDel="00000000" w:rsidR="00000000" w:rsidRPr="00000000">
        <w:rPr>
          <w:rtl w:val="0"/>
        </w:rPr>
      </w:r>
    </w:p>
    <w:p w:rsidR="00000000" w:rsidDel="00000000" w:rsidP="00000000" w:rsidRDefault="00000000" w:rsidRPr="00000000" w14:paraId="00000491">
      <w:p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0" w:firstLine="0"/>
        <w:rPr>
          <w:color w:val="1f1f1f"/>
          <w:highlight w:val="white"/>
        </w:rPr>
      </w:pPr>
      <w:r w:rsidDel="00000000" w:rsidR="00000000" w:rsidRPr="00000000">
        <w:rPr>
          <w:color w:val="1f1f1f"/>
          <w:highlight w:val="white"/>
          <w:rtl w:val="0"/>
        </w:rPr>
        <w:t xml:space="preserve">The S-124 metadata description is a subset of the metadata described in S-100 Part 17, which is a profile of the ISO 19115 standard. </w:t>
      </w:r>
      <w:sdt>
        <w:sdtPr>
          <w:id w:val="-545714551"/>
          <w:tag w:val="goog_rdk_3"/>
        </w:sdtPr>
        <w:sdtContent>
          <w:commentRangeStart w:id="3"/>
        </w:sdtContent>
      </w:sdt>
      <w:r w:rsidDel="00000000" w:rsidR="00000000" w:rsidRPr="00000000">
        <w:rPr>
          <w:color w:val="1f1f1f"/>
          <w:highlight w:val="white"/>
          <w:rtl w:val="0"/>
        </w:rPr>
        <w:t xml:space="preserve">The S-124 metadata model restricts the S-100 metadata model to its core elements; S100_ExchangeCatalogue, S100_DatasetDiscoveryMetadata, S100_CatalogueDiscoveryMetadata and S100_SupportFileDiscoveryMetadata.</w:t>
      </w:r>
      <w:commentRangeEnd w:id="3"/>
      <w:r w:rsidDel="00000000" w:rsidR="00000000" w:rsidRPr="00000000">
        <w:commentReference w:id="3"/>
      </w:r>
      <w:r w:rsidDel="00000000" w:rsidR="00000000" w:rsidRPr="00000000">
        <w:rPr>
          <w:color w:val="1f1f1f"/>
          <w:highlight w:val="white"/>
          <w:rtl w:val="0"/>
        </w:rPr>
        <w:t xml:space="preserve"> Moreover, the S100_DatasetDiscoveryMetadata is further restricted to remove attributes that are not relevant to a </w:t>
      </w:r>
      <w:sdt>
        <w:sdtPr>
          <w:id w:val="-669638352"/>
          <w:tag w:val="goog_rdk_4"/>
        </w:sdtPr>
        <w:sdtContent>
          <w:commentRangeStart w:id="4"/>
        </w:sdtContent>
      </w:sdt>
      <w:r w:rsidDel="00000000" w:rsidR="00000000" w:rsidRPr="00000000">
        <w:rPr>
          <w:color w:val="1f1f1f"/>
          <w:highlight w:val="white"/>
          <w:rtl w:val="0"/>
        </w:rPr>
        <w:t xml:space="preserve">navigational warning service</w:t>
      </w:r>
      <w:commentRangeEnd w:id="4"/>
      <w:r w:rsidDel="00000000" w:rsidR="00000000" w:rsidRPr="00000000">
        <w:commentReference w:id="4"/>
      </w:r>
      <w:r w:rsidDel="00000000" w:rsidR="00000000" w:rsidRPr="00000000">
        <w:rPr>
          <w:color w:val="1f1f1f"/>
          <w:highlight w:val="white"/>
          <w:rtl w:val="0"/>
        </w:rPr>
        <w:t xml:space="preserve">.</w:t>
      </w:r>
    </w:p>
    <w:p w:rsidR="00000000" w:rsidDel="00000000" w:rsidP="00000000" w:rsidRDefault="00000000" w:rsidRPr="00000000" w14:paraId="00000492">
      <w:p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576" w:firstLine="0"/>
        <w:rPr>
          <w:color w:val="1f1f1f"/>
          <w:highlight w:val="white"/>
        </w:rPr>
      </w:pPr>
      <w:r w:rsidDel="00000000" w:rsidR="00000000" w:rsidRPr="00000000">
        <w:rPr>
          <w:rtl w:val="0"/>
        </w:rPr>
      </w:r>
    </w:p>
    <w:p w:rsidR="00000000" w:rsidDel="00000000" w:rsidP="00000000" w:rsidRDefault="00000000" w:rsidRPr="00000000" w14:paraId="00000493">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720" w:hanging="720"/>
        <w:rPr/>
      </w:pPr>
      <w:bookmarkStart w:colFirst="0" w:colLast="0" w:name="_heading=h.5ujqan6opgke" w:id="132"/>
      <w:bookmarkEnd w:id="132"/>
      <w:r w:rsidDel="00000000" w:rsidR="00000000" w:rsidRPr="00000000">
        <w:rPr>
          <w:rtl w:val="0"/>
        </w:rPr>
        <w:t xml:space="preserve">S100_DatasetDiscoveryMetadata</w:t>
      </w:r>
    </w:p>
    <w:p w:rsidR="00000000" w:rsidDel="00000000" w:rsidP="00000000" w:rsidRDefault="00000000" w:rsidRPr="00000000" w14:paraId="00000494">
      <w:pPr>
        <w:rPr/>
      </w:pPr>
      <w:r w:rsidDel="00000000" w:rsidR="00000000" w:rsidRPr="00000000">
        <w:rPr>
          <w:rtl w:val="0"/>
        </w:rPr>
        <w:t xml:space="preserve">Dataset discovery metadata for datasets is described in this table.</w:t>
      </w:r>
    </w:p>
    <w:tbl>
      <w:tblPr>
        <w:tblStyle w:val="Table4"/>
        <w:tblW w:w="11715.0" w:type="dxa"/>
        <w:jc w:val="left"/>
        <w:tblInd w:w="-1326.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2700"/>
        <w:gridCol w:w="1785"/>
        <w:gridCol w:w="675"/>
        <w:gridCol w:w="1500"/>
        <w:gridCol w:w="4155"/>
        <w:tblGridChange w:id="0">
          <w:tblGrid>
            <w:gridCol w:w="900"/>
            <w:gridCol w:w="2700"/>
            <w:gridCol w:w="1785"/>
            <w:gridCol w:w="675"/>
            <w:gridCol w:w="1500"/>
            <w:gridCol w:w="41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5">
            <w:pPr>
              <w:widowControl w:val="0"/>
              <w:spacing w:after="120" w:line="240" w:lineRule="auto"/>
              <w:rPr>
                <w:b w:val="1"/>
                <w:sz w:val="18"/>
                <w:szCs w:val="18"/>
              </w:rPr>
            </w:pPr>
            <w:r w:rsidDel="00000000" w:rsidR="00000000" w:rsidRPr="00000000">
              <w:rPr>
                <w:b w:val="1"/>
                <w:sz w:val="18"/>
                <w:szCs w:val="18"/>
                <w:rtl w:val="0"/>
              </w:rPr>
              <w:t xml:space="preserve">Role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6">
            <w:pPr>
              <w:widowControl w:val="0"/>
              <w:spacing w:after="120" w:line="240" w:lineRule="auto"/>
              <w:rPr>
                <w:b w:val="1"/>
                <w:sz w:val="18"/>
                <w:szCs w:val="18"/>
              </w:rPr>
            </w:pPr>
            <w:r w:rsidDel="00000000" w:rsidR="00000000" w:rsidRPr="00000000">
              <w:rPr>
                <w:b w:val="1"/>
                <w:sz w:val="18"/>
                <w:szCs w:val="18"/>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7">
            <w:pPr>
              <w:widowControl w:val="0"/>
              <w:spacing w:after="120" w:line="240" w:lineRule="auto"/>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8">
            <w:pPr>
              <w:widowControl w:val="0"/>
              <w:spacing w:after="120" w:line="240" w:lineRule="auto"/>
              <w:rPr>
                <w:b w:val="1"/>
                <w:sz w:val="18"/>
                <w:szCs w:val="18"/>
              </w:rPr>
            </w:pPr>
            <w:r w:rsidDel="00000000" w:rsidR="00000000" w:rsidRPr="00000000">
              <w:rPr>
                <w:b w:val="1"/>
                <w:sz w:val="18"/>
                <w:szCs w:val="18"/>
                <w:rtl w:val="0"/>
              </w:rPr>
              <w:t xml:space="preserve">Multi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9">
            <w:pPr>
              <w:widowControl w:val="0"/>
              <w:spacing w:after="120" w:line="240" w:lineRule="auto"/>
              <w:rPr>
                <w:b w:val="1"/>
                <w:sz w:val="18"/>
                <w:szCs w:val="18"/>
              </w:rPr>
            </w:pPr>
            <w:r w:rsidDel="00000000" w:rsidR="00000000" w:rsidRPr="00000000">
              <w:rPr>
                <w:b w:val="1"/>
                <w:sz w:val="18"/>
                <w:szCs w:val="18"/>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A">
            <w:pPr>
              <w:widowControl w:val="0"/>
              <w:spacing w:after="120" w:line="240" w:lineRule="auto"/>
              <w:rPr>
                <w:b w:val="1"/>
                <w:sz w:val="18"/>
                <w:szCs w:val="18"/>
              </w:rPr>
            </w:pPr>
            <w:r w:rsidDel="00000000" w:rsidR="00000000" w:rsidRPr="00000000">
              <w:rPr>
                <w:b w:val="1"/>
                <w:sz w:val="18"/>
                <w:szCs w:val="18"/>
                <w:rtl w:val="0"/>
              </w:rPr>
              <w:t xml:space="preserve">Remarks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9B">
            <w:pPr>
              <w:widowControl w:val="0"/>
              <w:spacing w:after="120" w:line="240" w:lineRule="auto"/>
              <w:rPr>
                <w:sz w:val="18"/>
                <w:szCs w:val="18"/>
              </w:rPr>
            </w:pPr>
            <w:r w:rsidDel="00000000" w:rsidR="00000000" w:rsidRPr="00000000">
              <w:rPr>
                <w:sz w:val="18"/>
                <w:szCs w:val="18"/>
                <w:rtl w:val="0"/>
              </w:rPr>
              <w:t xml:space="preserve">Class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C">
            <w:pPr>
              <w:widowControl w:val="0"/>
              <w:spacing w:after="120" w:line="240" w:lineRule="auto"/>
              <w:rPr>
                <w:sz w:val="18"/>
                <w:szCs w:val="18"/>
              </w:rPr>
            </w:pPr>
            <w:r w:rsidDel="00000000" w:rsidR="00000000" w:rsidRPr="00000000">
              <w:rPr>
                <w:sz w:val="18"/>
                <w:szCs w:val="18"/>
                <w:rtl w:val="0"/>
              </w:rPr>
              <w:t xml:space="preserve">S100_DataSetDiscoveryMetadata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D">
            <w:pPr>
              <w:widowControl w:val="0"/>
              <w:spacing w:after="120" w:line="240" w:lineRule="auto"/>
              <w:jc w:val="left"/>
              <w:rPr>
                <w:sz w:val="18"/>
                <w:szCs w:val="18"/>
              </w:rPr>
            </w:pPr>
            <w:r w:rsidDel="00000000" w:rsidR="00000000" w:rsidRPr="00000000">
              <w:rPr>
                <w:sz w:val="18"/>
                <w:szCs w:val="18"/>
                <w:rtl w:val="0"/>
              </w:rPr>
              <w:t xml:space="preserve">Metadata about the individual datasets in the Exchange Catalogue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E">
            <w:pPr>
              <w:widowControl w:val="0"/>
              <w:spacing w:after="120" w:line="240" w:lineRule="auto"/>
              <w:jc w:val="center"/>
              <w:rPr>
                <w:sz w:val="18"/>
                <w:szCs w:val="18"/>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F">
            <w:pPr>
              <w:widowControl w:val="0"/>
              <w:spacing w:after="120" w:line="240" w:lineRule="auto"/>
              <w:jc w:val="center"/>
              <w:rPr>
                <w:sz w:val="18"/>
                <w:szCs w:val="18"/>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0">
            <w:pPr>
              <w:widowControl w:val="0"/>
              <w:spacing w:after="120" w:line="240" w:lineRule="auto"/>
              <w:jc w:val="left"/>
              <w:rPr>
                <w:sz w:val="18"/>
                <w:szCs w:val="18"/>
              </w:rPr>
            </w:pPr>
            <w:r w:rsidDel="00000000" w:rsidR="00000000" w:rsidRPr="00000000">
              <w:rPr>
                <w:sz w:val="18"/>
                <w:szCs w:val="18"/>
                <w:rtl w:val="0"/>
              </w:rPr>
              <w:t xml:space="preserve">The following S-100 attributes are not used: verticalDatum, soundingDatum, optimumDisplayScale, minimumDisplayScale.</w:t>
            </w:r>
          </w:p>
        </w:tc>
      </w:tr>
      <w:tr>
        <w:trPr>
          <w:cantSplit w:val="0"/>
          <w:trHeight w:val="4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A1">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2">
            <w:pPr>
              <w:widowControl w:val="0"/>
              <w:spacing w:after="120" w:line="240" w:lineRule="auto"/>
              <w:rPr>
                <w:sz w:val="18"/>
                <w:szCs w:val="18"/>
              </w:rPr>
            </w:pPr>
            <w:r w:rsidDel="00000000" w:rsidR="00000000" w:rsidRPr="00000000">
              <w:rPr>
                <w:sz w:val="18"/>
                <w:szCs w:val="18"/>
                <w:rtl w:val="0"/>
              </w:rPr>
              <w:t xml:space="preserve">fileName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3">
            <w:pPr>
              <w:widowControl w:val="0"/>
              <w:spacing w:after="120" w:line="240" w:lineRule="auto"/>
              <w:jc w:val="left"/>
              <w:rPr>
                <w:sz w:val="18"/>
                <w:szCs w:val="18"/>
              </w:rPr>
            </w:pPr>
            <w:r w:rsidDel="00000000" w:rsidR="00000000" w:rsidRPr="00000000">
              <w:rPr>
                <w:sz w:val="18"/>
                <w:szCs w:val="18"/>
                <w:rtl w:val="0"/>
              </w:rPr>
              <w:t xml:space="preserve">Dataset file name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4">
            <w:pPr>
              <w:widowControl w:val="0"/>
              <w:spacing w:after="12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5">
            <w:pPr>
              <w:widowControl w:val="0"/>
              <w:spacing w:after="120" w:line="240" w:lineRule="auto"/>
              <w:rPr>
                <w:sz w:val="18"/>
                <w:szCs w:val="18"/>
              </w:rPr>
            </w:pPr>
            <w:r w:rsidDel="00000000" w:rsidR="00000000" w:rsidRPr="00000000">
              <w:rPr>
                <w:sz w:val="18"/>
                <w:szCs w:val="18"/>
                <w:rtl w:val="0"/>
              </w:rPr>
              <w:t xml:space="preserve">URI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6">
            <w:pPr>
              <w:widowControl w:val="0"/>
              <w:spacing w:after="120" w:line="240" w:lineRule="auto"/>
              <w:rPr>
                <w:sz w:val="18"/>
                <w:szCs w:val="18"/>
              </w:rPr>
            </w:pPr>
            <w:sdt>
              <w:sdtPr>
                <w:id w:val="-902875457"/>
                <w:tag w:val="goog_rdk_5"/>
              </w:sdtPr>
              <w:sdtContent>
                <w:commentRangeStart w:id="5"/>
              </w:sdtContent>
            </w:sdt>
            <w:r w:rsidDel="00000000" w:rsidR="00000000" w:rsidRPr="00000000">
              <w:rPr>
                <w:sz w:val="18"/>
                <w:szCs w:val="18"/>
                <w:rtl w:val="0"/>
              </w:rPr>
              <w:t xml:space="preserve">Dataset file name (see 11.6.2)</w:t>
            </w:r>
            <w:commentRangeEnd w:id="5"/>
            <w:r w:rsidDel="00000000" w:rsidR="00000000" w:rsidRPr="00000000">
              <w:commentReference w:id="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A7">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8">
            <w:pPr>
              <w:widowControl w:val="0"/>
              <w:spacing w:after="120" w:line="240" w:lineRule="auto"/>
              <w:rPr>
                <w:sz w:val="18"/>
                <w:szCs w:val="18"/>
              </w:rPr>
            </w:pPr>
            <w:r w:rsidDel="00000000" w:rsidR="00000000" w:rsidRPr="00000000">
              <w:rPr>
                <w:sz w:val="18"/>
                <w:szCs w:val="18"/>
                <w:rtl w:val="0"/>
              </w:rPr>
              <w:t xml:space="preserve">description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9">
            <w:pPr>
              <w:widowControl w:val="0"/>
              <w:spacing w:after="120" w:line="240" w:lineRule="auto"/>
              <w:jc w:val="left"/>
              <w:rPr>
                <w:sz w:val="18"/>
                <w:szCs w:val="18"/>
              </w:rPr>
            </w:pPr>
            <w:r w:rsidDel="00000000" w:rsidR="00000000" w:rsidRPr="00000000">
              <w:rPr>
                <w:sz w:val="18"/>
                <w:szCs w:val="18"/>
                <w:rtl w:val="0"/>
              </w:rPr>
              <w:t xml:space="preserve">Short description giving the area ot location covered by the dataset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A">
            <w:pPr>
              <w:widowControl w:val="0"/>
              <w:spacing w:after="120" w:line="240" w:lineRule="auto"/>
              <w:rPr>
                <w:sz w:val="18"/>
                <w:szCs w:val="18"/>
              </w:rPr>
            </w:pPr>
            <w:sdt>
              <w:sdtPr>
                <w:id w:val="-1294198440"/>
                <w:tag w:val="goog_rdk_6"/>
              </w:sdtPr>
              <w:sdtContent>
                <w:commentRangeStart w:id="6"/>
              </w:sdtContent>
            </w:sdt>
            <w:r w:rsidDel="00000000" w:rsidR="00000000" w:rsidRPr="00000000">
              <w:rPr>
                <w:sz w:val="18"/>
                <w:szCs w:val="18"/>
                <w:rtl w:val="0"/>
              </w:rPr>
              <w:t xml:space="preserve">0..1</w:t>
            </w:r>
            <w:commentRangeEnd w:id="6"/>
            <w:r w:rsidDel="00000000" w:rsidR="00000000" w:rsidRPr="00000000">
              <w:commentReference w:id="6"/>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B">
            <w:pPr>
              <w:widowControl w:val="0"/>
              <w:spacing w:after="120" w:line="240" w:lineRule="auto"/>
              <w:rPr>
                <w:sz w:val="18"/>
                <w:szCs w:val="18"/>
              </w:rPr>
            </w:pPr>
            <w:r w:rsidDel="00000000" w:rsidR="00000000" w:rsidRPr="00000000">
              <w:rPr>
                <w:sz w:val="18"/>
                <w:szCs w:val="18"/>
                <w:rtl w:val="0"/>
              </w:rPr>
              <w:t xml:space="preserve">CharacterString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C">
            <w:pPr>
              <w:widowControl w:val="0"/>
              <w:spacing w:after="120" w:line="240" w:lineRule="auto"/>
              <w:rPr>
                <w:sz w:val="18"/>
                <w:szCs w:val="18"/>
              </w:rPr>
            </w:pPr>
            <w:sdt>
              <w:sdtPr>
                <w:id w:val="-837599916"/>
                <w:tag w:val="goog_rdk_7"/>
              </w:sdtPr>
              <w:sdtContent>
                <w:commentRangeStart w:id="7"/>
              </w:sdtContent>
            </w:sdt>
            <w:r w:rsidDel="00000000" w:rsidR="00000000" w:rsidRPr="00000000">
              <w:rPr>
                <w:sz w:val="18"/>
                <w:szCs w:val="18"/>
                <w:rtl w:val="0"/>
              </w:rPr>
              <w:t xml:space="preserve">Short description of the area covered by dataset, e.g., area, harbour, or port name, between two named locations etc.</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AD">
            <w:pPr>
              <w:spacing w:after="120" w:lineRule="auto"/>
              <w:rPr>
                <w:sz w:val="18"/>
                <w:szCs w:val="18"/>
              </w:rPr>
            </w:pPr>
            <w:commentRangeEnd w:id="7"/>
            <w:r w:rsidDel="00000000" w:rsidR="00000000" w:rsidRPr="00000000">
              <w:commentReference w:id="7"/>
            </w: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E">
            <w:pPr>
              <w:spacing w:after="120" w:lineRule="auto"/>
              <w:rPr>
                <w:sz w:val="18"/>
                <w:szCs w:val="18"/>
              </w:rPr>
            </w:pPr>
            <w:r w:rsidDel="00000000" w:rsidR="00000000" w:rsidRPr="00000000">
              <w:rPr>
                <w:sz w:val="18"/>
                <w:szCs w:val="18"/>
                <w:rtl w:val="0"/>
              </w:rPr>
              <w:t xml:space="preserve">datasetID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AF">
            <w:pPr>
              <w:spacing w:after="120" w:lineRule="auto"/>
              <w:jc w:val="left"/>
              <w:rPr>
                <w:sz w:val="18"/>
                <w:szCs w:val="18"/>
              </w:rPr>
            </w:pPr>
            <w:r w:rsidDel="00000000" w:rsidR="00000000" w:rsidRPr="00000000">
              <w:rPr>
                <w:sz w:val="18"/>
                <w:szCs w:val="18"/>
                <w:rtl w:val="0"/>
              </w:rPr>
              <w:t xml:space="preserve">Dataset ID expressed as a Maritime Resource Name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0">
            <w:pPr>
              <w:spacing w:after="12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1">
            <w:pPr>
              <w:spacing w:after="120" w:lineRule="auto"/>
              <w:rPr>
                <w:sz w:val="18"/>
                <w:szCs w:val="18"/>
              </w:rPr>
            </w:pPr>
            <w:r w:rsidDel="00000000" w:rsidR="00000000" w:rsidRPr="00000000">
              <w:rPr>
                <w:sz w:val="18"/>
                <w:szCs w:val="18"/>
                <w:rtl w:val="0"/>
              </w:rPr>
              <w:t xml:space="preserve">URN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2">
            <w:pPr>
              <w:spacing w:after="120" w:lineRule="auto"/>
              <w:rPr>
                <w:sz w:val="18"/>
                <w:szCs w:val="18"/>
              </w:rPr>
            </w:pPr>
            <w:r w:rsidDel="00000000" w:rsidR="00000000" w:rsidRPr="00000000">
              <w:rPr>
                <w:sz w:val="18"/>
                <w:szCs w:val="18"/>
                <w:rtl w:val="0"/>
              </w:rPr>
              <w:t xml:space="preserve">The URN must be a MRN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B3">
            <w:pPr>
              <w:spacing w:after="120" w:lineRule="auto"/>
              <w:rPr>
                <w:sz w:val="18"/>
                <w:szCs w:val="18"/>
              </w:rPr>
            </w:pPr>
            <w:bookmarkStart w:colFirst="0" w:colLast="0" w:name="_heading=h.1qoc8b1" w:id="133"/>
            <w:bookmarkEnd w:id="133"/>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4">
            <w:pPr>
              <w:spacing w:after="120" w:lineRule="auto"/>
              <w:rPr>
                <w:sz w:val="18"/>
                <w:szCs w:val="18"/>
              </w:rPr>
            </w:pPr>
            <w:bookmarkStart w:colFirst="0" w:colLast="0" w:name="_heading=h.1qoc8b1" w:id="133"/>
            <w:bookmarkEnd w:id="133"/>
            <w:r w:rsidDel="00000000" w:rsidR="00000000" w:rsidRPr="00000000">
              <w:rPr>
                <w:sz w:val="18"/>
                <w:szCs w:val="18"/>
                <w:rtl w:val="0"/>
              </w:rPr>
              <w:t xml:space="preserve">compressionFlag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5">
            <w:pPr>
              <w:spacing w:after="120" w:lineRule="auto"/>
              <w:jc w:val="left"/>
              <w:rPr>
                <w:sz w:val="18"/>
                <w:szCs w:val="18"/>
              </w:rPr>
            </w:pPr>
            <w:r w:rsidDel="00000000" w:rsidR="00000000" w:rsidRPr="00000000">
              <w:rPr>
                <w:sz w:val="18"/>
                <w:szCs w:val="18"/>
                <w:rtl w:val="0"/>
              </w:rPr>
              <w:t xml:space="preserve">Indicates if the resource is compressed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6">
            <w:pPr>
              <w:spacing w:after="12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7">
            <w:pPr>
              <w:spacing w:after="120" w:lineRule="auto"/>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8">
            <w:pPr>
              <w:spacing w:after="120" w:lineRule="auto"/>
              <w:rPr>
                <w:sz w:val="18"/>
                <w:szCs w:val="18"/>
              </w:rPr>
            </w:pPr>
            <w:r w:rsidDel="00000000" w:rsidR="00000000" w:rsidRPr="00000000">
              <w:rPr>
                <w:sz w:val="18"/>
                <w:szCs w:val="18"/>
                <w:rtl w:val="0"/>
              </w:rPr>
              <w:t xml:space="preserve">TRUE: Encrypted; indicates a compressed dataset</w:t>
            </w:r>
          </w:p>
          <w:p w:rsidR="00000000" w:rsidDel="00000000" w:rsidP="00000000" w:rsidRDefault="00000000" w:rsidRPr="00000000" w14:paraId="000004B9">
            <w:pPr>
              <w:spacing w:after="120" w:lineRule="auto"/>
              <w:rPr>
                <w:sz w:val="18"/>
                <w:szCs w:val="18"/>
              </w:rPr>
            </w:pPr>
            <w:r w:rsidDel="00000000" w:rsidR="00000000" w:rsidRPr="00000000">
              <w:rPr>
                <w:sz w:val="18"/>
                <w:szCs w:val="18"/>
                <w:rtl w:val="0"/>
              </w:rPr>
              <w:t xml:space="preserve">FALSE: Unencrypted; indicates an uncompressed dataset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A">
            <w:pPr>
              <w:spacing w:after="120" w:lineRule="auto"/>
              <w:rPr>
                <w:sz w:val="18"/>
                <w:szCs w:val="18"/>
              </w:rPr>
            </w:pPr>
            <w:bookmarkStart w:colFirst="0" w:colLast="0" w:name="_heading=h.1qoc8b1" w:id="133"/>
            <w:bookmarkEnd w:id="133"/>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B">
            <w:pPr>
              <w:spacing w:after="120" w:lineRule="auto"/>
              <w:rPr>
                <w:sz w:val="18"/>
                <w:szCs w:val="18"/>
              </w:rPr>
            </w:pPr>
            <w:bookmarkStart w:colFirst="0" w:colLast="0" w:name="_heading=h.1qoc8b1" w:id="133"/>
            <w:bookmarkEnd w:id="133"/>
            <w:r w:rsidDel="00000000" w:rsidR="00000000" w:rsidRPr="00000000">
              <w:rPr>
                <w:sz w:val="18"/>
                <w:szCs w:val="18"/>
                <w:rtl w:val="0"/>
              </w:rPr>
              <w:t xml:space="preserve">dataProtection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C">
            <w:pPr>
              <w:spacing w:after="120" w:lineRule="auto"/>
              <w:jc w:val="left"/>
              <w:rPr>
                <w:sz w:val="18"/>
                <w:szCs w:val="18"/>
              </w:rPr>
            </w:pPr>
            <w:r w:rsidDel="00000000" w:rsidR="00000000" w:rsidRPr="00000000">
              <w:rPr>
                <w:sz w:val="18"/>
                <w:szCs w:val="18"/>
                <w:rtl w:val="0"/>
              </w:rPr>
              <w:t xml:space="preserve">Indicates if the resource is compressed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D">
            <w:pPr>
              <w:spacing w:after="120" w:lineRule="auto"/>
              <w:rPr>
                <w:sz w:val="18"/>
                <w:szCs w:val="18"/>
              </w:rPr>
            </w:pPr>
            <w:sdt>
              <w:sdtPr>
                <w:id w:val="2092739894"/>
                <w:tag w:val="goog_rdk_8"/>
              </w:sdtPr>
              <w:sdtContent>
                <w:commentRangeStart w:id="8"/>
              </w:sdtContent>
            </w:sdt>
            <w:r w:rsidDel="00000000" w:rsidR="00000000" w:rsidRPr="00000000">
              <w:rPr>
                <w:sz w:val="18"/>
                <w:szCs w:val="18"/>
                <w:rtl w:val="0"/>
              </w:rPr>
              <w:t xml:space="preserve">1 </w:t>
            </w:r>
            <w:commentRangeEnd w:id="8"/>
            <w:r w:rsidDel="00000000" w:rsidR="00000000" w:rsidRPr="00000000">
              <w:commentReference w:id="8"/>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E">
            <w:pPr>
              <w:spacing w:after="120" w:lineRule="auto"/>
              <w:rPr>
                <w:sz w:val="18"/>
                <w:szCs w:val="18"/>
              </w:rPr>
            </w:pPr>
            <w:r w:rsidDel="00000000" w:rsidR="00000000" w:rsidRPr="00000000">
              <w:rPr>
                <w:sz w:val="18"/>
                <w:szCs w:val="18"/>
                <w:rtl w:val="0"/>
              </w:rPr>
              <w:t xml:space="preserve">Boolean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F">
            <w:pPr>
              <w:spacing w:after="120" w:lineRule="auto"/>
              <w:rPr>
                <w:sz w:val="18"/>
                <w:szCs w:val="18"/>
              </w:rPr>
            </w:pPr>
            <w:r w:rsidDel="00000000" w:rsidR="00000000" w:rsidRPr="00000000">
              <w:rPr>
                <w:sz w:val="18"/>
                <w:szCs w:val="18"/>
                <w:rtl w:val="0"/>
              </w:rPr>
              <w:t xml:space="preserve">TRUE: Encrypted; indicates a compressed dataset</w:t>
            </w:r>
          </w:p>
          <w:p w:rsidR="00000000" w:rsidDel="00000000" w:rsidP="00000000" w:rsidRDefault="00000000" w:rsidRPr="00000000" w14:paraId="000004C0">
            <w:pPr>
              <w:spacing w:after="120" w:lineRule="auto"/>
              <w:rPr>
                <w:sz w:val="18"/>
                <w:szCs w:val="18"/>
              </w:rPr>
            </w:pPr>
            <w:r w:rsidDel="00000000" w:rsidR="00000000" w:rsidRPr="00000000">
              <w:rPr>
                <w:sz w:val="18"/>
                <w:szCs w:val="18"/>
                <w:rtl w:val="0"/>
              </w:rPr>
              <w:t xml:space="preserve">FALSE: Unencrypted; indicates an uncompressed dataset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1">
            <w:pPr>
              <w:spacing w:after="120" w:lineRule="auto"/>
              <w:rPr>
                <w:sz w:val="18"/>
                <w:szCs w:val="18"/>
              </w:rPr>
            </w:pPr>
            <w:bookmarkStart w:colFirst="0" w:colLast="0" w:name="_heading=h.1qoc8b1" w:id="133"/>
            <w:bookmarkEnd w:id="133"/>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2">
            <w:pPr>
              <w:spacing w:after="120" w:lineRule="auto"/>
              <w:rPr>
                <w:sz w:val="18"/>
                <w:szCs w:val="18"/>
              </w:rPr>
            </w:pPr>
            <w:bookmarkStart w:colFirst="0" w:colLast="0" w:name="_heading=h.1qoc8b1" w:id="133"/>
            <w:bookmarkEnd w:id="133"/>
            <w:r w:rsidDel="00000000" w:rsidR="00000000" w:rsidRPr="00000000">
              <w:rPr>
                <w:sz w:val="18"/>
                <w:szCs w:val="18"/>
                <w:rtl w:val="0"/>
              </w:rPr>
              <w:t xml:space="preserve">protectionScheme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3">
            <w:pPr>
              <w:spacing w:after="120" w:lineRule="auto"/>
              <w:jc w:val="left"/>
              <w:rPr>
                <w:sz w:val="18"/>
                <w:szCs w:val="18"/>
              </w:rPr>
            </w:pPr>
            <w:r w:rsidDel="00000000" w:rsidR="00000000" w:rsidRPr="00000000">
              <w:rPr>
                <w:sz w:val="18"/>
                <w:szCs w:val="18"/>
                <w:rtl w:val="0"/>
              </w:rPr>
              <w:t xml:space="preserve">Specification of method used for data protection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4">
            <w:pPr>
              <w:spacing w:after="12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5">
            <w:pPr>
              <w:spacing w:after="120" w:lineRule="auto"/>
              <w:rPr>
                <w:sz w:val="18"/>
                <w:szCs w:val="18"/>
              </w:rPr>
            </w:pPr>
            <w:r w:rsidDel="00000000" w:rsidR="00000000" w:rsidRPr="00000000">
              <w:rPr>
                <w:sz w:val="18"/>
                <w:szCs w:val="18"/>
                <w:rtl w:val="0"/>
              </w:rPr>
              <w:t xml:space="preserve">S-100_ProtectionScheme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6">
            <w:pPr>
              <w:spacing w:after="120" w:lineRule="auto"/>
              <w:rPr>
                <w:sz w:val="18"/>
                <w:szCs w:val="18"/>
              </w:rPr>
            </w:pPr>
            <w:sdt>
              <w:sdtPr>
                <w:id w:val="809183623"/>
                <w:tag w:val="goog_rdk_10"/>
              </w:sdtPr>
              <w:sdtContent>
                <w:ins w:author="Thomas Cervone-Richards - NOAA Federal" w:id="0" w:date="2025-06-17T18:17:20Z">
                  <w:r w:rsidDel="00000000" w:rsidR="00000000" w:rsidRPr="00000000">
                    <w:rPr>
                      <w:sz w:val="18"/>
                      <w:szCs w:val="18"/>
                      <w:rtl w:val="0"/>
                    </w:rPr>
                    <w:t xml:space="preserve">See figure 11 and S-100 Appendix 4a -D</w:t>
                  </w:r>
                </w:ins>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C7">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8">
            <w:pPr>
              <w:widowControl w:val="0"/>
              <w:spacing w:after="120" w:line="240" w:lineRule="auto"/>
              <w:rPr>
                <w:sz w:val="18"/>
                <w:szCs w:val="18"/>
              </w:rPr>
            </w:pPr>
            <w:r w:rsidDel="00000000" w:rsidR="00000000" w:rsidRPr="00000000">
              <w:rPr>
                <w:sz w:val="18"/>
                <w:szCs w:val="18"/>
                <w:rtl w:val="0"/>
              </w:rPr>
              <w:t xml:space="preserve">digitalSignatureReference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9">
            <w:pPr>
              <w:widowControl w:val="0"/>
              <w:spacing w:after="120" w:line="240" w:lineRule="auto"/>
              <w:jc w:val="left"/>
              <w:rPr>
                <w:sz w:val="18"/>
                <w:szCs w:val="18"/>
              </w:rPr>
            </w:pPr>
            <w:r w:rsidDel="00000000" w:rsidR="00000000" w:rsidRPr="00000000">
              <w:rPr>
                <w:sz w:val="18"/>
                <w:szCs w:val="18"/>
                <w:rtl w:val="0"/>
              </w:rPr>
              <w:t xml:space="preserve">Specifies the algorithm used to compute digitalSignatureValue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A">
            <w:pPr>
              <w:widowControl w:val="0"/>
              <w:spacing w:after="12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B">
            <w:pPr>
              <w:widowControl w:val="0"/>
              <w:spacing w:after="120" w:line="240" w:lineRule="auto"/>
              <w:rPr>
                <w:sz w:val="18"/>
                <w:szCs w:val="18"/>
              </w:rPr>
            </w:pPr>
            <w:r w:rsidDel="00000000" w:rsidR="00000000" w:rsidRPr="00000000">
              <w:rPr>
                <w:sz w:val="18"/>
                <w:szCs w:val="18"/>
                <w:rtl w:val="0"/>
              </w:rPr>
              <w:t xml:space="preserve">S100_DigitalSignatureReference (See Part 15)</w:t>
            </w:r>
          </w:p>
        </w:tc>
        <w:tc>
          <w:tcPr>
            <w:tcBorders>
              <w:top w:color="000000" w:space="0" w:sz="4" w:val="single"/>
              <w:left w:color="000000" w:space="0" w:sz="4" w:val="single"/>
              <w:bottom w:color="000000" w:space="0" w:sz="4" w:val="single"/>
              <w:right w:color="000000" w:space="0" w:sz="4" w:val="single"/>
            </w:tcBorders>
            <w:shd w:fill="auto" w:val="clear"/>
          </w:tcPr>
          <w:sdt>
            <w:sdtPr>
              <w:id w:val="-1976995040"/>
              <w:tag w:val="goog_rdk_13"/>
            </w:sdtPr>
            <w:sdtContent>
              <w:p w:rsidR="00000000" w:rsidDel="00000000" w:rsidP="00000000" w:rsidRDefault="00000000" w:rsidRPr="00000000" w14:paraId="000004CC">
                <w:pPr>
                  <w:widowControl w:val="0"/>
                  <w:spacing w:after="120" w:line="240" w:lineRule="auto"/>
                  <w:rPr>
                    <w:ins w:author="Thomas Cervone-Richards - NOAA Federal" w:id="1" w:date="2025-06-17T18:18:37Z"/>
                    <w:sz w:val="18"/>
                    <w:szCs w:val="18"/>
                  </w:rPr>
                </w:pPr>
                <w:sdt>
                  <w:sdtPr>
                    <w:id w:val="-1702228392"/>
                    <w:tag w:val="goog_rdk_11"/>
                  </w:sdtPr>
                  <w:sdtContent>
                    <w:commentRangeStart w:id="9"/>
                  </w:sdtContent>
                </w:sdt>
                <w:r w:rsidDel="00000000" w:rsidR="00000000" w:rsidRPr="00000000">
                  <w:rPr>
                    <w:sz w:val="18"/>
                    <w:szCs w:val="18"/>
                    <w:rtl w:val="0"/>
                  </w:rPr>
                  <w:t xml:space="preserve">“copyright” for copyrighted datasets, omitted otherwise</w:t>
                </w:r>
                <w:sdt>
                  <w:sdtPr>
                    <w:id w:val="737569810"/>
                    <w:tag w:val="goog_rdk_12"/>
                  </w:sdtPr>
                  <w:sdtContent>
                    <w:ins w:author="Thomas Cervone-Richards - NOAA Federal" w:id="1" w:date="2025-06-17T18:18:37Z">
                      <w:r w:rsidDel="00000000" w:rsidR="00000000" w:rsidRPr="00000000">
                        <w:rPr>
                          <w:rtl w:val="0"/>
                        </w:rPr>
                      </w:r>
                    </w:ins>
                  </w:sdtContent>
                </w:sdt>
              </w:p>
            </w:sdtContent>
          </w:sdt>
          <w:sdt>
            <w:sdtPr>
              <w:id w:val="17399660"/>
              <w:tag w:val="goog_rdk_15"/>
            </w:sdtPr>
            <w:sdtContent>
              <w:p w:rsidR="00000000" w:rsidDel="00000000" w:rsidP="00000000" w:rsidRDefault="00000000" w:rsidRPr="00000000" w14:paraId="000004CD">
                <w:pPr>
                  <w:widowControl w:val="0"/>
                  <w:spacing w:after="120" w:line="240" w:lineRule="auto"/>
                  <w:rPr>
                    <w:ins w:author="Thomas Cervone-Richards - NOAA Federal" w:id="1" w:date="2025-06-17T18:18:37Z"/>
                    <w:sz w:val="18"/>
                    <w:szCs w:val="18"/>
                  </w:rPr>
                </w:pPr>
                <w:sdt>
                  <w:sdtPr>
                    <w:id w:val="600638890"/>
                    <w:tag w:val="goog_rdk_14"/>
                  </w:sdtPr>
                  <w:sdtContent>
                    <w:ins w:author="Thomas Cervone-Richards - NOAA Federal" w:id="1" w:date="2025-06-17T18:18:37Z">
                      <w:r w:rsidDel="00000000" w:rsidR="00000000" w:rsidRPr="00000000">
                        <w:rPr>
                          <w:sz w:val="18"/>
                          <w:szCs w:val="18"/>
                          <w:rtl w:val="0"/>
                        </w:rPr>
                        <w:t xml:space="preserve">Old Doc: Specifies the algorithm used to compute digitalSignatureValue.</w:t>
                      </w:r>
                    </w:ins>
                  </w:sdtContent>
                </w:sdt>
              </w:p>
            </w:sdtContent>
          </w:sdt>
          <w:p w:rsidR="00000000" w:rsidDel="00000000" w:rsidP="00000000" w:rsidRDefault="00000000" w:rsidRPr="00000000" w14:paraId="000004CE">
            <w:pPr>
              <w:widowControl w:val="0"/>
              <w:spacing w:after="120" w:line="240" w:lineRule="auto"/>
              <w:rPr>
                <w:sz w:val="18"/>
                <w:szCs w:val="18"/>
              </w:rPr>
            </w:pPr>
            <w:sdt>
              <w:sdtPr>
                <w:id w:val="-1588650179"/>
                <w:tag w:val="goog_rdk_16"/>
              </w:sdtPr>
              <w:sdtContent>
                <w:ins w:author="Thomas Cervone-Richards - NOAA Federal" w:id="1" w:date="2025-06-17T18:18:37Z">
                  <w:r w:rsidDel="00000000" w:rsidR="00000000" w:rsidRPr="00000000">
                    <w:rPr>
                      <w:sz w:val="18"/>
                      <w:szCs w:val="18"/>
                      <w:rtl w:val="0"/>
                    </w:rPr>
                    <w:t xml:space="preserve">See Figure 11 and S-100 Appendix 4a-D</w:t>
                  </w:r>
                </w:ins>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CF">
            <w:pPr>
              <w:widowControl w:val="0"/>
              <w:spacing w:after="120" w:line="240" w:lineRule="auto"/>
              <w:rPr>
                <w:sz w:val="18"/>
                <w:szCs w:val="18"/>
              </w:rPr>
            </w:pPr>
            <w:commentRangeEnd w:id="9"/>
            <w:r w:rsidDel="00000000" w:rsidR="00000000" w:rsidRPr="00000000">
              <w:commentReference w:id="9"/>
            </w: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0">
            <w:pPr>
              <w:widowControl w:val="0"/>
              <w:spacing w:after="120" w:line="240" w:lineRule="auto"/>
              <w:rPr>
                <w:sz w:val="18"/>
                <w:szCs w:val="18"/>
              </w:rPr>
            </w:pPr>
            <w:r w:rsidDel="00000000" w:rsidR="00000000" w:rsidRPr="00000000">
              <w:rPr>
                <w:sz w:val="18"/>
                <w:szCs w:val="18"/>
                <w:rtl w:val="0"/>
              </w:rPr>
              <w:t xml:space="preserve">digitalSignatureValue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1">
            <w:pPr>
              <w:widowControl w:val="0"/>
              <w:spacing w:after="120" w:line="240" w:lineRule="auto"/>
              <w:jc w:val="left"/>
              <w:rPr>
                <w:sz w:val="18"/>
                <w:szCs w:val="18"/>
              </w:rPr>
            </w:pPr>
            <w:r w:rsidDel="00000000" w:rsidR="00000000" w:rsidRPr="00000000">
              <w:rPr>
                <w:sz w:val="18"/>
                <w:szCs w:val="18"/>
                <w:rtl w:val="0"/>
              </w:rPr>
              <w:t xml:space="preserve">Valve derived from the digital signature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2">
            <w:pPr>
              <w:widowControl w:val="0"/>
              <w:spacing w:after="120" w:line="240" w:lineRule="auto"/>
              <w:rPr>
                <w:sz w:val="18"/>
                <w:szCs w:val="18"/>
              </w:rPr>
            </w:pPr>
            <w:sdt>
              <w:sdtPr>
                <w:id w:val="1684090400"/>
                <w:tag w:val="goog_rdk_17"/>
              </w:sdtPr>
              <w:sdtContent>
                <w:commentRangeStart w:id="10"/>
              </w:sdtContent>
            </w:sdt>
            <w:r w:rsidDel="00000000" w:rsidR="00000000" w:rsidRPr="00000000">
              <w:rPr>
                <w:sz w:val="18"/>
                <w:szCs w:val="18"/>
                <w:rtl w:val="0"/>
              </w:rPr>
              <w:t xml:space="preserve">1..*</w:t>
            </w:r>
            <w:commentRangeEnd w:id="10"/>
            <w:r w:rsidDel="00000000" w:rsidR="00000000" w:rsidRPr="00000000">
              <w:commentReference w:id="10"/>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3">
            <w:pPr>
              <w:widowControl w:val="0"/>
              <w:spacing w:after="120" w:line="240" w:lineRule="auto"/>
              <w:rPr>
                <w:sz w:val="18"/>
                <w:szCs w:val="18"/>
              </w:rPr>
            </w:pPr>
            <w:r w:rsidDel="00000000" w:rsidR="00000000" w:rsidRPr="00000000">
              <w:rPr>
                <w:sz w:val="18"/>
                <w:szCs w:val="18"/>
                <w:rtl w:val="0"/>
              </w:rPr>
              <w:t xml:space="preserve">S100_SE_DigitalSignatureReference (See Part 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4">
            <w:pPr>
              <w:widowControl w:val="0"/>
              <w:spacing w:after="120" w:line="240" w:lineRule="auto"/>
              <w:rPr>
                <w:sz w:val="18"/>
                <w:szCs w:val="18"/>
              </w:rPr>
            </w:pPr>
            <w:r w:rsidDel="00000000" w:rsidR="00000000" w:rsidRPr="00000000">
              <w:rPr>
                <w:sz w:val="18"/>
                <w:szCs w:val="18"/>
                <w:rtl w:val="0"/>
              </w:rPr>
              <w:t xml:space="preserve">The value resulting from application of digitalSignatureReference </w:t>
            </w:r>
          </w:p>
          <w:p w:rsidR="00000000" w:rsidDel="00000000" w:rsidP="00000000" w:rsidRDefault="00000000" w:rsidRPr="00000000" w14:paraId="000004D5">
            <w:pPr>
              <w:widowControl w:val="0"/>
              <w:spacing w:after="120" w:line="240" w:lineRule="auto"/>
              <w:rPr>
                <w:sz w:val="18"/>
                <w:szCs w:val="18"/>
              </w:rPr>
            </w:pPr>
            <w:r w:rsidDel="00000000" w:rsidR="00000000" w:rsidRPr="00000000">
              <w:rPr>
                <w:sz w:val="18"/>
                <w:szCs w:val="18"/>
                <w:rtl w:val="0"/>
              </w:rPr>
              <w:t xml:space="preserve">Implemented as the digital signature format specified in Part 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D6">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7">
            <w:pPr>
              <w:widowControl w:val="0"/>
              <w:spacing w:after="120" w:line="240" w:lineRule="auto"/>
              <w:rPr>
                <w:sz w:val="18"/>
                <w:szCs w:val="18"/>
              </w:rPr>
            </w:pPr>
            <w:r w:rsidDel="00000000" w:rsidR="00000000" w:rsidRPr="00000000">
              <w:rPr>
                <w:sz w:val="18"/>
                <w:szCs w:val="18"/>
                <w:rtl w:val="0"/>
              </w:rPr>
              <w:t xml:space="preserve">copyright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8">
            <w:pPr>
              <w:widowControl w:val="0"/>
              <w:spacing w:after="120" w:line="240" w:lineRule="auto"/>
              <w:jc w:val="left"/>
              <w:rPr>
                <w:sz w:val="18"/>
                <w:szCs w:val="18"/>
              </w:rPr>
            </w:pPr>
            <w:r w:rsidDel="00000000" w:rsidR="00000000" w:rsidRPr="00000000">
              <w:rPr>
                <w:sz w:val="18"/>
                <w:szCs w:val="18"/>
                <w:rtl w:val="0"/>
              </w:rPr>
              <w:t xml:space="preserve">Indicates if the dataset is copyrighted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9">
            <w:pPr>
              <w:widowControl w:val="0"/>
              <w:spacing w:after="120" w:line="240" w:lineRule="auto"/>
              <w:rPr>
                <w:sz w:val="18"/>
                <w:szCs w:val="18"/>
              </w:rPr>
            </w:pPr>
            <w:sdt>
              <w:sdtPr>
                <w:id w:val="1442863678"/>
                <w:tag w:val="goog_rdk_18"/>
              </w:sdtPr>
              <w:sdtContent>
                <w:commentRangeStart w:id="11"/>
              </w:sdtContent>
            </w:sdt>
            <w:r w:rsidDel="00000000" w:rsidR="00000000" w:rsidRPr="00000000">
              <w:rPr>
                <w:sz w:val="18"/>
                <w:szCs w:val="18"/>
                <w:rtl w:val="0"/>
              </w:rPr>
              <w:t xml:space="preserve">1</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A">
            <w:pPr>
              <w:widowControl w:val="0"/>
              <w:spacing w:after="120" w:line="240" w:lineRule="auto"/>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B">
            <w:pPr>
              <w:widowControl w:val="0"/>
              <w:spacing w:after="120" w:line="240" w:lineRule="auto"/>
              <w:rPr>
                <w:sz w:val="18"/>
                <w:szCs w:val="18"/>
              </w:rPr>
            </w:pPr>
            <w:r w:rsidDel="00000000" w:rsidR="00000000" w:rsidRPr="00000000">
              <w:rPr>
                <w:sz w:val="18"/>
                <w:szCs w:val="18"/>
                <w:rtl w:val="0"/>
              </w:rPr>
              <w:t xml:space="preserve">True indicates the resource is copyrighted</w:t>
            </w:r>
          </w:p>
          <w:sdt>
            <w:sdtPr>
              <w:id w:val="-1472898489"/>
              <w:tag w:val="goog_rdk_20"/>
            </w:sdtPr>
            <w:sdtContent>
              <w:p w:rsidR="00000000" w:rsidDel="00000000" w:rsidP="00000000" w:rsidRDefault="00000000" w:rsidRPr="00000000" w14:paraId="000004DC">
                <w:pPr>
                  <w:widowControl w:val="0"/>
                  <w:spacing w:after="120" w:line="240" w:lineRule="auto"/>
                  <w:rPr>
                    <w:ins w:author="Thomas Cervone-Richards - NOAA Federal" w:id="2" w:date="2025-06-17T18:21:25Z"/>
                    <w:sz w:val="18"/>
                    <w:szCs w:val="18"/>
                  </w:rPr>
                </w:pPr>
                <w:r w:rsidDel="00000000" w:rsidR="00000000" w:rsidRPr="00000000">
                  <w:rPr>
                    <w:sz w:val="18"/>
                    <w:szCs w:val="18"/>
                    <w:rtl w:val="0"/>
                  </w:rPr>
                  <w:t xml:space="preserve">False indicates that the source is not copyrighted</w:t>
                </w:r>
                <w:sdt>
                  <w:sdtPr>
                    <w:id w:val="-1267763412"/>
                    <w:tag w:val="goog_rdk_19"/>
                  </w:sdtPr>
                  <w:sdtContent>
                    <w:ins w:author="Thomas Cervone-Richards - NOAA Federal" w:id="2" w:date="2025-06-17T18:21:25Z">
                      <w:r w:rsidDel="00000000" w:rsidR="00000000" w:rsidRPr="00000000">
                        <w:rPr>
                          <w:rtl w:val="0"/>
                        </w:rPr>
                      </w:r>
                    </w:ins>
                  </w:sdtContent>
                </w:sdt>
              </w:p>
            </w:sdtContent>
          </w:sdt>
          <w:p w:rsidR="00000000" w:rsidDel="00000000" w:rsidP="00000000" w:rsidRDefault="00000000" w:rsidRPr="00000000" w14:paraId="000004DD">
            <w:pPr>
              <w:widowControl w:val="0"/>
              <w:spacing w:after="120" w:line="240" w:lineRule="auto"/>
              <w:rPr>
                <w:sz w:val="18"/>
                <w:szCs w:val="18"/>
              </w:rPr>
            </w:pPr>
            <w:sdt>
              <w:sdtPr>
                <w:id w:val="-1843921001"/>
                <w:tag w:val="goog_rdk_21"/>
              </w:sdtPr>
              <w:sdtContent>
                <w:ins w:author="Thomas Cervone-Richards - NOAA Federal" w:id="2" w:date="2025-06-17T18:21:25Z">
                  <w:r w:rsidDel="00000000" w:rsidR="00000000" w:rsidRPr="00000000">
                    <w:rPr>
                      <w:sz w:val="18"/>
                      <w:szCs w:val="18"/>
                      <w:rtl w:val="0"/>
                    </w:rPr>
                    <w:t xml:space="preserve">Old Doc: “copyright” for copyrighted datasets, omitted otherwise</w:t>
                  </w:r>
                </w:ins>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DE">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F">
            <w:pPr>
              <w:widowControl w:val="0"/>
              <w:spacing w:after="120" w:line="240" w:lineRule="auto"/>
              <w:rPr>
                <w:sz w:val="18"/>
                <w:szCs w:val="18"/>
              </w:rPr>
            </w:pPr>
            <w:r w:rsidDel="00000000" w:rsidR="00000000" w:rsidRPr="00000000">
              <w:rPr>
                <w:sz w:val="18"/>
                <w:szCs w:val="18"/>
                <w:rtl w:val="0"/>
              </w:rPr>
              <w:t xml:space="preserve">classification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0">
            <w:pPr>
              <w:widowControl w:val="0"/>
              <w:spacing w:after="120" w:line="240" w:lineRule="auto"/>
              <w:jc w:val="left"/>
              <w:rPr>
                <w:sz w:val="18"/>
                <w:szCs w:val="18"/>
              </w:rPr>
            </w:pPr>
            <w:r w:rsidDel="00000000" w:rsidR="00000000" w:rsidRPr="00000000">
              <w:rPr>
                <w:sz w:val="18"/>
                <w:szCs w:val="18"/>
                <w:rtl w:val="0"/>
              </w:rPr>
              <w:t xml:space="preserve">Indicates the security classification of the dataset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1">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2">
            <w:pPr>
              <w:widowControl w:val="0"/>
              <w:spacing w:after="120" w:line="240" w:lineRule="auto"/>
              <w:rPr>
                <w:sz w:val="18"/>
                <w:szCs w:val="18"/>
              </w:rPr>
            </w:pPr>
            <w:r w:rsidDel="00000000" w:rsidR="00000000" w:rsidRPr="00000000">
              <w:rPr>
                <w:sz w:val="18"/>
                <w:szCs w:val="18"/>
                <w:rtl w:val="0"/>
              </w:rPr>
              <w:t xml:space="preserve">Class</w:t>
            </w:r>
          </w:p>
          <w:p w:rsidR="00000000" w:rsidDel="00000000" w:rsidP="00000000" w:rsidRDefault="00000000" w:rsidRPr="00000000" w14:paraId="000004E3">
            <w:pPr>
              <w:widowControl w:val="0"/>
              <w:spacing w:after="120" w:line="240" w:lineRule="auto"/>
              <w:rPr>
                <w:sz w:val="18"/>
                <w:szCs w:val="18"/>
              </w:rPr>
            </w:pPr>
            <w:r w:rsidDel="00000000" w:rsidR="00000000" w:rsidRPr="00000000">
              <w:rPr>
                <w:sz w:val="18"/>
                <w:szCs w:val="18"/>
                <w:rtl w:val="0"/>
              </w:rPr>
              <w:t xml:space="preserve">MD_SecurityConstraints&gt;MD_ClassificationCode (codelist)</w:t>
            </w:r>
          </w:p>
          <w:p w:rsidR="00000000" w:rsidDel="00000000" w:rsidP="00000000" w:rsidRDefault="00000000" w:rsidRPr="00000000" w14:paraId="000004E4">
            <w:pPr>
              <w:widowControl w:val="0"/>
              <w:spacing w:after="120" w:line="240" w:lineRule="auto"/>
              <w:rPr>
                <w:sz w:val="18"/>
                <w:szCs w:val="18"/>
              </w:rPr>
            </w:pPr>
            <w:r w:rsidDel="00000000" w:rsidR="00000000" w:rsidRPr="00000000">
              <w:rPr>
                <w:sz w:val="18"/>
                <w:szCs w:val="18"/>
                <w:rtl w:val="0"/>
              </w:rPr>
              <w:t xml:space="preserve">ISO 19115-1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5">
            <w:pPr>
              <w:widowControl w:val="0"/>
              <w:spacing w:after="0" w:line="240" w:lineRule="auto"/>
              <w:rPr>
                <w:sz w:val="18"/>
                <w:szCs w:val="18"/>
              </w:rPr>
            </w:pPr>
            <w:r w:rsidDel="00000000" w:rsidR="00000000" w:rsidRPr="00000000">
              <w:rPr>
                <w:sz w:val="18"/>
                <w:szCs w:val="18"/>
                <w:rtl w:val="0"/>
              </w:rPr>
              <w:t xml:space="preserve">1. unclassified</w:t>
            </w:r>
          </w:p>
          <w:p w:rsidR="00000000" w:rsidDel="00000000" w:rsidP="00000000" w:rsidRDefault="00000000" w:rsidRPr="00000000" w14:paraId="000004E6">
            <w:pPr>
              <w:widowControl w:val="0"/>
              <w:spacing w:after="0" w:line="240" w:lineRule="auto"/>
              <w:rPr>
                <w:sz w:val="18"/>
                <w:szCs w:val="18"/>
              </w:rPr>
            </w:pPr>
            <w:r w:rsidDel="00000000" w:rsidR="00000000" w:rsidRPr="00000000">
              <w:rPr>
                <w:sz w:val="18"/>
                <w:szCs w:val="18"/>
                <w:rtl w:val="0"/>
              </w:rPr>
              <w:t xml:space="preserve">2. restricted</w:t>
            </w:r>
          </w:p>
          <w:p w:rsidR="00000000" w:rsidDel="00000000" w:rsidP="00000000" w:rsidRDefault="00000000" w:rsidRPr="00000000" w14:paraId="000004E7">
            <w:pPr>
              <w:widowControl w:val="0"/>
              <w:spacing w:after="0" w:line="240" w:lineRule="auto"/>
              <w:rPr>
                <w:sz w:val="18"/>
                <w:szCs w:val="18"/>
              </w:rPr>
            </w:pPr>
            <w:r w:rsidDel="00000000" w:rsidR="00000000" w:rsidRPr="00000000">
              <w:rPr>
                <w:sz w:val="18"/>
                <w:szCs w:val="18"/>
                <w:rtl w:val="0"/>
              </w:rPr>
              <w:t xml:space="preserve">3. confidential</w:t>
            </w:r>
          </w:p>
          <w:p w:rsidR="00000000" w:rsidDel="00000000" w:rsidP="00000000" w:rsidRDefault="00000000" w:rsidRPr="00000000" w14:paraId="000004E8">
            <w:pPr>
              <w:widowControl w:val="0"/>
              <w:spacing w:after="0" w:line="240" w:lineRule="auto"/>
              <w:rPr>
                <w:sz w:val="18"/>
                <w:szCs w:val="18"/>
              </w:rPr>
            </w:pPr>
            <w:r w:rsidDel="00000000" w:rsidR="00000000" w:rsidRPr="00000000">
              <w:rPr>
                <w:sz w:val="18"/>
                <w:szCs w:val="18"/>
                <w:rtl w:val="0"/>
              </w:rPr>
              <w:t xml:space="preserve">4. secret</w:t>
            </w:r>
          </w:p>
          <w:p w:rsidR="00000000" w:rsidDel="00000000" w:rsidP="00000000" w:rsidRDefault="00000000" w:rsidRPr="00000000" w14:paraId="000004E9">
            <w:pPr>
              <w:widowControl w:val="0"/>
              <w:spacing w:after="0" w:line="240" w:lineRule="auto"/>
              <w:rPr>
                <w:sz w:val="18"/>
                <w:szCs w:val="18"/>
              </w:rPr>
            </w:pPr>
            <w:r w:rsidDel="00000000" w:rsidR="00000000" w:rsidRPr="00000000">
              <w:rPr>
                <w:sz w:val="18"/>
                <w:szCs w:val="18"/>
                <w:rtl w:val="0"/>
              </w:rPr>
              <w:t xml:space="preserve">5. top secret</w:t>
            </w:r>
          </w:p>
          <w:p w:rsidR="00000000" w:rsidDel="00000000" w:rsidP="00000000" w:rsidRDefault="00000000" w:rsidRPr="00000000" w14:paraId="000004EA">
            <w:pPr>
              <w:widowControl w:val="0"/>
              <w:spacing w:after="0" w:line="240" w:lineRule="auto"/>
              <w:rPr>
                <w:sz w:val="18"/>
                <w:szCs w:val="18"/>
              </w:rPr>
            </w:pPr>
            <w:r w:rsidDel="00000000" w:rsidR="00000000" w:rsidRPr="00000000">
              <w:rPr>
                <w:sz w:val="18"/>
                <w:szCs w:val="18"/>
                <w:rtl w:val="0"/>
              </w:rPr>
              <w:t xml:space="preserve">6. sensitive but unclassified</w:t>
            </w:r>
          </w:p>
          <w:p w:rsidR="00000000" w:rsidDel="00000000" w:rsidP="00000000" w:rsidRDefault="00000000" w:rsidRPr="00000000" w14:paraId="000004EB">
            <w:pPr>
              <w:widowControl w:val="0"/>
              <w:spacing w:after="0" w:line="240" w:lineRule="auto"/>
              <w:rPr>
                <w:sz w:val="18"/>
                <w:szCs w:val="18"/>
              </w:rPr>
            </w:pPr>
            <w:r w:rsidDel="00000000" w:rsidR="00000000" w:rsidRPr="00000000">
              <w:rPr>
                <w:sz w:val="18"/>
                <w:szCs w:val="18"/>
                <w:rtl w:val="0"/>
              </w:rPr>
              <w:t xml:space="preserve">7. for official use only</w:t>
            </w:r>
          </w:p>
          <w:p w:rsidR="00000000" w:rsidDel="00000000" w:rsidP="00000000" w:rsidRDefault="00000000" w:rsidRPr="00000000" w14:paraId="000004EC">
            <w:pPr>
              <w:widowControl w:val="0"/>
              <w:spacing w:after="0" w:line="240" w:lineRule="auto"/>
              <w:rPr>
                <w:sz w:val="18"/>
                <w:szCs w:val="18"/>
              </w:rPr>
            </w:pPr>
            <w:r w:rsidDel="00000000" w:rsidR="00000000" w:rsidRPr="00000000">
              <w:rPr>
                <w:sz w:val="18"/>
                <w:szCs w:val="18"/>
                <w:rtl w:val="0"/>
              </w:rPr>
              <w:t xml:space="preserve">8. protected</w:t>
            </w:r>
          </w:p>
          <w:p w:rsidR="00000000" w:rsidDel="00000000" w:rsidP="00000000" w:rsidRDefault="00000000" w:rsidRPr="00000000" w14:paraId="000004ED">
            <w:pPr>
              <w:widowControl w:val="0"/>
              <w:spacing w:after="120" w:line="240" w:lineRule="auto"/>
              <w:rPr>
                <w:sz w:val="18"/>
                <w:szCs w:val="18"/>
              </w:rPr>
            </w:pPr>
            <w:r w:rsidDel="00000000" w:rsidR="00000000" w:rsidRPr="00000000">
              <w:rPr>
                <w:sz w:val="18"/>
                <w:szCs w:val="18"/>
                <w:rtl w:val="0"/>
              </w:rPr>
              <w:t xml:space="preserve">9. limited distribution</w:t>
            </w:r>
          </w:p>
        </w:tc>
      </w:tr>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EE">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EF">
            <w:pPr>
              <w:widowControl w:val="0"/>
              <w:spacing w:after="120" w:line="240" w:lineRule="auto"/>
              <w:rPr>
                <w:sz w:val="18"/>
                <w:szCs w:val="18"/>
              </w:rPr>
            </w:pPr>
            <w:r w:rsidDel="00000000" w:rsidR="00000000" w:rsidRPr="00000000">
              <w:rPr>
                <w:sz w:val="18"/>
                <w:szCs w:val="18"/>
                <w:rtl w:val="0"/>
              </w:rPr>
              <w:t xml:space="preserve">purpose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0">
            <w:pPr>
              <w:widowControl w:val="0"/>
              <w:spacing w:after="120" w:line="240" w:lineRule="auto"/>
              <w:jc w:val="left"/>
              <w:rPr>
                <w:sz w:val="18"/>
                <w:szCs w:val="18"/>
              </w:rPr>
            </w:pPr>
            <w:r w:rsidDel="00000000" w:rsidR="00000000" w:rsidRPr="00000000">
              <w:rPr>
                <w:sz w:val="18"/>
                <w:szCs w:val="18"/>
                <w:rtl w:val="0"/>
              </w:rPr>
              <w:t xml:space="preserve">The purpose for which the dataset has been chosen</w:t>
            </w:r>
          </w:p>
        </w:tc>
        <w:tc>
          <w:tcPr>
            <w:tcBorders>
              <w:top w:color="000000" w:space="0" w:sz="4" w:val="single"/>
              <w:left w:color="000000" w:space="0" w:sz="4" w:val="single"/>
              <w:bottom w:color="000000" w:space="0" w:sz="4" w:val="single"/>
              <w:right w:color="000000" w:space="0" w:sz="4" w:val="single"/>
            </w:tcBorders>
            <w:shd w:fill="auto" w:val="clear"/>
          </w:tcPr>
          <w:sdt>
            <w:sdtPr>
              <w:id w:val="596506108"/>
              <w:tag w:val="goog_rdk_23"/>
            </w:sdtPr>
            <w:sdtContent>
              <w:p w:rsidR="00000000" w:rsidDel="00000000" w:rsidP="00000000" w:rsidRDefault="00000000" w:rsidRPr="00000000" w14:paraId="000004F1">
                <w:pPr>
                  <w:widowControl w:val="0"/>
                  <w:spacing w:after="120" w:line="240" w:lineRule="auto"/>
                  <w:rPr>
                    <w:ins w:author="Thomas Cervone-Richards - NOAA Federal" w:id="3" w:date="2025-06-17T18:22:39Z"/>
                    <w:sz w:val="18"/>
                    <w:szCs w:val="18"/>
                  </w:rPr>
                </w:pPr>
                <w:r w:rsidDel="00000000" w:rsidR="00000000" w:rsidRPr="00000000">
                  <w:rPr>
                    <w:sz w:val="18"/>
                    <w:szCs w:val="18"/>
                    <w:rtl w:val="0"/>
                  </w:rPr>
                  <w:t xml:space="preserve">0..1</w:t>
                </w:r>
                <w:sdt>
                  <w:sdtPr>
                    <w:id w:val="-161444170"/>
                    <w:tag w:val="goog_rdk_22"/>
                  </w:sdtPr>
                  <w:sdtContent>
                    <w:ins w:author="Thomas Cervone-Richards - NOAA Federal" w:id="3" w:date="2025-06-17T18:22:39Z">
                      <w:r w:rsidDel="00000000" w:rsidR="00000000" w:rsidRPr="00000000">
                        <w:rPr>
                          <w:rtl w:val="0"/>
                        </w:rPr>
                      </w:r>
                    </w:ins>
                  </w:sdtContent>
                </w:sdt>
              </w:p>
            </w:sdtContent>
          </w:sdt>
          <w:p w:rsidR="00000000" w:rsidDel="00000000" w:rsidP="00000000" w:rsidRDefault="00000000" w:rsidRPr="00000000" w14:paraId="000004F2">
            <w:pPr>
              <w:widowControl w:val="0"/>
              <w:spacing w:after="120" w:line="240" w:lineRule="auto"/>
              <w:rPr>
                <w:sz w:val="18"/>
                <w:szCs w:val="18"/>
              </w:rPr>
            </w:pPr>
            <w:sdt>
              <w:sdtPr>
                <w:id w:val="918732272"/>
                <w:tag w:val="goog_rdk_24"/>
              </w:sdtPr>
              <w:sdtContent>
                <w:ins w:author="Thomas Cervone-Richards - NOAA Federal" w:id="3" w:date="2025-06-17T18:22:39Z">
                  <w:r w:rsidDel="00000000" w:rsidR="00000000" w:rsidRPr="00000000">
                    <w:rPr>
                      <w:sz w:val="18"/>
                      <w:szCs w:val="18"/>
                      <w:rtl w:val="0"/>
                    </w:rPr>
                    <w:t xml:space="preserve">OD: 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3">
            <w:pPr>
              <w:widowControl w:val="0"/>
              <w:spacing w:after="120" w:line="240" w:lineRule="auto"/>
              <w:rPr>
                <w:sz w:val="18"/>
                <w:szCs w:val="18"/>
              </w:rPr>
            </w:pPr>
            <w:r w:rsidDel="00000000" w:rsidR="00000000" w:rsidRPr="00000000">
              <w:rPr>
                <w:sz w:val="18"/>
                <w:szCs w:val="18"/>
                <w:rtl w:val="0"/>
              </w:rPr>
              <w:t xml:space="preserve">S100_purpose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4">
            <w:pPr>
              <w:numPr>
                <w:ilvl w:val="0"/>
                <w:numId w:val="6"/>
              </w:numPr>
              <w:spacing w:after="120" w:line="240" w:lineRule="auto"/>
              <w:ind w:left="360" w:hanging="360"/>
              <w:jc w:val="left"/>
              <w:rPr>
                <w:rFonts w:ascii="Times New Roman" w:cs="Times New Roman" w:eastAsia="Times New Roman" w:hAnsi="Times New Roman"/>
                <w:sz w:val="18"/>
                <w:szCs w:val="18"/>
              </w:rPr>
            </w:pPr>
            <w:sdt>
              <w:sdtPr>
                <w:id w:val="-390409238"/>
                <w:tag w:val="goog_rdk_25"/>
              </w:sdtPr>
              <w:sdtContent>
                <w:commentRangeStart w:id="12"/>
              </w:sdtContent>
            </w:sdt>
            <w:r w:rsidDel="00000000" w:rsidR="00000000" w:rsidRPr="00000000">
              <w:rPr>
                <w:sz w:val="18"/>
                <w:szCs w:val="18"/>
                <w:rtl w:val="0"/>
              </w:rPr>
              <w:t xml:space="preserve">New dataset</w:t>
            </w:r>
            <w:r w:rsidDel="00000000" w:rsidR="00000000" w:rsidRPr="00000000">
              <w:rPr>
                <w:rtl w:val="0"/>
              </w:rPr>
            </w:r>
          </w:p>
          <w:p w:rsidR="00000000" w:rsidDel="00000000" w:rsidP="00000000" w:rsidRDefault="00000000" w:rsidRPr="00000000" w14:paraId="000004F5">
            <w:pPr>
              <w:numPr>
                <w:ilvl w:val="0"/>
                <w:numId w:val="6"/>
              </w:numPr>
              <w:spacing w:after="120" w:line="240" w:lineRule="auto"/>
              <w:ind w:left="360" w:hanging="360"/>
              <w:jc w:val="left"/>
              <w:rPr>
                <w:rFonts w:ascii="Times New Roman" w:cs="Times New Roman" w:eastAsia="Times New Roman" w:hAnsi="Times New Roman"/>
                <w:sz w:val="18"/>
                <w:szCs w:val="18"/>
              </w:rPr>
            </w:pPr>
            <w:r w:rsidDel="00000000" w:rsidR="00000000" w:rsidRPr="00000000">
              <w:rPr>
                <w:sz w:val="18"/>
                <w:szCs w:val="18"/>
                <w:rtl w:val="0"/>
              </w:rPr>
              <w:t xml:space="preserve">New edition</w:t>
            </w:r>
            <w:commentRangeEnd w:id="12"/>
            <w:r w:rsidDel="00000000" w:rsidR="00000000" w:rsidRPr="00000000">
              <w:commentReference w:id="12"/>
            </w:r>
            <w:r w:rsidDel="00000000" w:rsidR="00000000" w:rsidRPr="00000000">
              <w:rPr>
                <w:rtl w:val="0"/>
              </w:rPr>
            </w:r>
          </w:p>
        </w:tc>
      </w:tr>
      <w:tr>
        <w:trPr>
          <w:cantSplit w:val="0"/>
          <w:trHeight w:val="7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F6">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7">
            <w:pPr>
              <w:widowControl w:val="0"/>
              <w:spacing w:after="120" w:line="240" w:lineRule="auto"/>
              <w:rPr>
                <w:sz w:val="18"/>
                <w:szCs w:val="18"/>
              </w:rPr>
            </w:pPr>
            <w:r w:rsidDel="00000000" w:rsidR="00000000" w:rsidRPr="00000000">
              <w:rPr>
                <w:sz w:val="18"/>
                <w:szCs w:val="18"/>
                <w:rtl w:val="0"/>
              </w:rPr>
              <w:t xml:space="preserve">notForNavigation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8">
            <w:pPr>
              <w:widowControl w:val="0"/>
              <w:spacing w:after="120" w:line="240" w:lineRule="auto"/>
              <w:jc w:val="left"/>
              <w:rPr>
                <w:sz w:val="18"/>
                <w:szCs w:val="18"/>
              </w:rPr>
            </w:pPr>
            <w:r w:rsidDel="00000000" w:rsidR="00000000" w:rsidRPr="00000000">
              <w:rPr>
                <w:sz w:val="18"/>
                <w:szCs w:val="18"/>
                <w:rtl w:val="0"/>
              </w:rPr>
              <w:t xml:space="preserve">Indicates the dataset is not intended to be used for navigation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9">
            <w:pPr>
              <w:widowControl w:val="0"/>
              <w:spacing w:after="12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A">
            <w:pPr>
              <w:widowControl w:val="0"/>
              <w:spacing w:after="120" w:line="240" w:lineRule="auto"/>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B">
            <w:pPr>
              <w:spacing w:after="120" w:line="240" w:lineRule="auto"/>
              <w:ind w:left="0" w:firstLine="0"/>
              <w:jc w:val="left"/>
              <w:rPr>
                <w:sz w:val="18"/>
                <w:szCs w:val="18"/>
              </w:rPr>
            </w:pPr>
            <w:r w:rsidDel="00000000" w:rsidR="00000000" w:rsidRPr="00000000">
              <w:rPr>
                <w:sz w:val="18"/>
                <w:szCs w:val="18"/>
                <w:rtl w:val="0"/>
              </w:rPr>
              <w:t xml:space="preserve">True indicates the dataset is not intended to be used for navigation</w:t>
            </w:r>
          </w:p>
          <w:p w:rsidR="00000000" w:rsidDel="00000000" w:rsidP="00000000" w:rsidRDefault="00000000" w:rsidRPr="00000000" w14:paraId="000004FC">
            <w:pPr>
              <w:spacing w:after="120" w:line="240" w:lineRule="auto"/>
              <w:ind w:left="0" w:firstLine="0"/>
              <w:jc w:val="left"/>
              <w:rPr>
                <w:sz w:val="18"/>
                <w:szCs w:val="18"/>
              </w:rPr>
            </w:pPr>
            <w:r w:rsidDel="00000000" w:rsidR="00000000" w:rsidRPr="00000000">
              <w:rPr>
                <w:sz w:val="18"/>
                <w:szCs w:val="18"/>
                <w:rtl w:val="0"/>
              </w:rPr>
              <w:t xml:space="preserve">False indicates the dataset is intended to be used for navigation </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4FD">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E">
            <w:pPr>
              <w:widowControl w:val="0"/>
              <w:spacing w:after="120" w:line="240" w:lineRule="auto"/>
              <w:rPr>
                <w:sz w:val="18"/>
                <w:szCs w:val="18"/>
              </w:rPr>
            </w:pPr>
            <w:r w:rsidDel="00000000" w:rsidR="00000000" w:rsidRPr="00000000">
              <w:rPr>
                <w:sz w:val="18"/>
                <w:szCs w:val="18"/>
                <w:rtl w:val="0"/>
              </w:rPr>
              <w:t xml:space="preserve">specificUsage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F">
            <w:pPr>
              <w:widowControl w:val="0"/>
              <w:spacing w:after="120" w:line="240" w:lineRule="auto"/>
              <w:jc w:val="left"/>
              <w:rPr>
                <w:sz w:val="18"/>
                <w:szCs w:val="18"/>
              </w:rPr>
            </w:pPr>
            <w:r w:rsidDel="00000000" w:rsidR="00000000" w:rsidRPr="00000000">
              <w:rPr>
                <w:sz w:val="18"/>
                <w:szCs w:val="18"/>
                <w:rtl w:val="0"/>
              </w:rPr>
              <w:t xml:space="preserve">The use for which the is intended</w:t>
            </w:r>
          </w:p>
        </w:tc>
        <w:tc>
          <w:tcPr>
            <w:tcBorders>
              <w:top w:color="000000" w:space="0" w:sz="4" w:val="single"/>
              <w:left w:color="000000" w:space="0" w:sz="4" w:val="single"/>
              <w:bottom w:color="000000" w:space="0" w:sz="4" w:val="single"/>
              <w:right w:color="000000" w:space="0" w:sz="4" w:val="single"/>
            </w:tcBorders>
            <w:shd w:fill="auto" w:val="clear"/>
          </w:tcPr>
          <w:sdt>
            <w:sdtPr>
              <w:id w:val="602875710"/>
              <w:tag w:val="goog_rdk_27"/>
            </w:sdtPr>
            <w:sdtContent>
              <w:p w:rsidR="00000000" w:rsidDel="00000000" w:rsidP="00000000" w:rsidRDefault="00000000" w:rsidRPr="00000000" w14:paraId="00000500">
                <w:pPr>
                  <w:widowControl w:val="0"/>
                  <w:spacing w:after="120" w:line="240" w:lineRule="auto"/>
                  <w:rPr>
                    <w:ins w:author="Thomas Cervone-Richards - NOAA Federal" w:id="4" w:date="2025-06-17T18:23:25Z"/>
                    <w:sz w:val="18"/>
                    <w:szCs w:val="18"/>
                  </w:rPr>
                </w:pPr>
                <w:r w:rsidDel="00000000" w:rsidR="00000000" w:rsidRPr="00000000">
                  <w:rPr>
                    <w:sz w:val="18"/>
                    <w:szCs w:val="18"/>
                    <w:rtl w:val="0"/>
                  </w:rPr>
                  <w:t xml:space="preserve">0..1</w:t>
                </w:r>
                <w:sdt>
                  <w:sdtPr>
                    <w:id w:val="-393182958"/>
                    <w:tag w:val="goog_rdk_26"/>
                  </w:sdtPr>
                  <w:sdtContent>
                    <w:ins w:author="Thomas Cervone-Richards - NOAA Federal" w:id="4" w:date="2025-06-17T18:23:25Z">
                      <w:r w:rsidDel="00000000" w:rsidR="00000000" w:rsidRPr="00000000">
                        <w:rPr>
                          <w:rtl w:val="0"/>
                        </w:rPr>
                      </w:r>
                    </w:ins>
                  </w:sdtContent>
                </w:sdt>
              </w:p>
            </w:sdtContent>
          </w:sdt>
          <w:p w:rsidR="00000000" w:rsidDel="00000000" w:rsidP="00000000" w:rsidRDefault="00000000" w:rsidRPr="00000000" w14:paraId="00000501">
            <w:pPr>
              <w:widowControl w:val="0"/>
              <w:spacing w:after="120" w:line="240" w:lineRule="auto"/>
              <w:rPr>
                <w:sz w:val="18"/>
                <w:szCs w:val="18"/>
              </w:rPr>
            </w:pPr>
            <w:sdt>
              <w:sdtPr>
                <w:id w:val="-650398776"/>
                <w:tag w:val="goog_rdk_28"/>
              </w:sdtPr>
              <w:sdtContent>
                <w:ins w:author="Thomas Cervone-Richards - NOAA Federal" w:id="4" w:date="2025-06-17T18:23:25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2">
            <w:pPr>
              <w:widowControl w:val="0"/>
              <w:spacing w:after="120" w:line="240" w:lineRule="auto"/>
              <w:rPr>
                <w:sz w:val="18"/>
                <w:szCs w:val="18"/>
              </w:rPr>
            </w:pPr>
            <w:r w:rsidDel="00000000" w:rsidR="00000000" w:rsidRPr="00000000">
              <w:rPr>
                <w:sz w:val="18"/>
                <w:szCs w:val="18"/>
                <w:rtl w:val="0"/>
              </w:rPr>
              <w:t xml:space="preserve">MD_USAGE&gt;specificUsage</w:t>
            </w:r>
          </w:p>
          <w:p w:rsidR="00000000" w:rsidDel="00000000" w:rsidP="00000000" w:rsidRDefault="00000000" w:rsidRPr="00000000" w14:paraId="00000503">
            <w:pPr>
              <w:widowControl w:val="0"/>
              <w:spacing w:after="120" w:line="240" w:lineRule="auto"/>
              <w:rPr>
                <w:sz w:val="18"/>
                <w:szCs w:val="18"/>
              </w:rPr>
            </w:pPr>
            <w:r w:rsidDel="00000000" w:rsidR="00000000" w:rsidRPr="00000000">
              <w:rPr>
                <w:sz w:val="18"/>
                <w:szCs w:val="18"/>
                <w:rtl w:val="0"/>
              </w:rPr>
              <w:t xml:space="preserve">(character string)</w:t>
            </w:r>
          </w:p>
          <w:p w:rsidR="00000000" w:rsidDel="00000000" w:rsidP="00000000" w:rsidRDefault="00000000" w:rsidRPr="00000000" w14:paraId="00000504">
            <w:pPr>
              <w:widowControl w:val="0"/>
              <w:spacing w:after="120" w:line="240" w:lineRule="auto"/>
              <w:rPr>
                <w:sz w:val="18"/>
                <w:szCs w:val="18"/>
              </w:rPr>
            </w:pPr>
            <w:r w:rsidDel="00000000" w:rsidR="00000000" w:rsidRPr="00000000">
              <w:rPr>
                <w:sz w:val="18"/>
                <w:szCs w:val="18"/>
                <w:rtl w:val="0"/>
              </w:rPr>
              <w:t xml:space="preserve">MD_USAGE&gt;userContactInfo</w:t>
            </w:r>
          </w:p>
          <w:p w:rsidR="00000000" w:rsidDel="00000000" w:rsidP="00000000" w:rsidRDefault="00000000" w:rsidRPr="00000000" w14:paraId="00000505">
            <w:pPr>
              <w:widowControl w:val="0"/>
              <w:spacing w:after="120" w:line="240" w:lineRule="auto"/>
              <w:rPr>
                <w:sz w:val="18"/>
                <w:szCs w:val="18"/>
              </w:rPr>
            </w:pPr>
            <w:r w:rsidDel="00000000" w:rsidR="00000000" w:rsidRPr="00000000">
              <w:rPr>
                <w:sz w:val="18"/>
                <w:szCs w:val="18"/>
                <w:rtl w:val="0"/>
              </w:rPr>
              <w:t xml:space="preserve">(CI_Responsibility)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6">
            <w:pPr>
              <w:widowControl w:val="0"/>
              <w:spacing w:after="120" w:line="240" w:lineRule="auto"/>
              <w:rPr>
                <w:sz w:val="18"/>
                <w:szCs w:val="18"/>
              </w:rPr>
            </w:pPr>
            <w:r w:rsidDel="00000000" w:rsidR="00000000" w:rsidRPr="00000000">
              <w:rPr>
                <w:sz w:val="18"/>
                <w:szCs w:val="18"/>
                <w:rtl w:val="0"/>
              </w:rPr>
              <w:t xml:space="preserve">brief description of the resource and/or resource series usage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07">
            <w:pPr>
              <w:widowControl w:val="0"/>
              <w:spacing w:after="120" w:line="240" w:lineRule="auto"/>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8">
            <w:pPr>
              <w:widowControl w:val="0"/>
              <w:spacing w:after="120" w:line="240" w:lineRule="auto"/>
              <w:rPr>
                <w:sz w:val="18"/>
                <w:szCs w:val="18"/>
              </w:rPr>
            </w:pPr>
            <w:r w:rsidDel="00000000" w:rsidR="00000000" w:rsidRPr="00000000">
              <w:rPr>
                <w:sz w:val="18"/>
                <w:szCs w:val="18"/>
                <w:rtl w:val="0"/>
              </w:rPr>
              <w:t xml:space="preserve">editionNumber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9">
            <w:pPr>
              <w:widowControl w:val="0"/>
              <w:spacing w:after="120" w:line="240" w:lineRule="auto"/>
              <w:jc w:val="left"/>
              <w:rPr>
                <w:sz w:val="18"/>
                <w:szCs w:val="18"/>
              </w:rPr>
            </w:pPr>
            <w:r w:rsidDel="00000000" w:rsidR="00000000" w:rsidRPr="00000000">
              <w:rPr>
                <w:sz w:val="18"/>
                <w:szCs w:val="18"/>
                <w:rtl w:val="0"/>
              </w:rPr>
              <w:t xml:space="preserve">The edition number of the dataset</w:t>
            </w:r>
          </w:p>
        </w:tc>
        <w:tc>
          <w:tcPr>
            <w:tcBorders>
              <w:top w:color="000000" w:space="0" w:sz="4" w:val="single"/>
              <w:left w:color="000000" w:space="0" w:sz="4" w:val="single"/>
              <w:bottom w:color="000000" w:space="0" w:sz="4" w:val="single"/>
              <w:right w:color="000000" w:space="0" w:sz="4" w:val="single"/>
            </w:tcBorders>
            <w:shd w:fill="auto" w:val="clear"/>
          </w:tcPr>
          <w:sdt>
            <w:sdtPr>
              <w:id w:val="-1480993332"/>
              <w:tag w:val="goog_rdk_30"/>
            </w:sdtPr>
            <w:sdtContent>
              <w:p w:rsidR="00000000" w:rsidDel="00000000" w:rsidP="00000000" w:rsidRDefault="00000000" w:rsidRPr="00000000" w14:paraId="0000050A">
                <w:pPr>
                  <w:widowControl w:val="0"/>
                  <w:spacing w:after="120" w:line="240" w:lineRule="auto"/>
                  <w:rPr>
                    <w:ins w:author="Thomas Cervone-Richards - NOAA Federal" w:id="5" w:date="2025-06-17T18:23:45Z"/>
                    <w:sz w:val="18"/>
                    <w:szCs w:val="18"/>
                  </w:rPr>
                </w:pPr>
                <w:r w:rsidDel="00000000" w:rsidR="00000000" w:rsidRPr="00000000">
                  <w:rPr>
                    <w:sz w:val="18"/>
                    <w:szCs w:val="18"/>
                    <w:rtl w:val="0"/>
                  </w:rPr>
                  <w:t xml:space="preserve">0..1</w:t>
                </w:r>
                <w:sdt>
                  <w:sdtPr>
                    <w:id w:val="-1170613308"/>
                    <w:tag w:val="goog_rdk_29"/>
                  </w:sdtPr>
                  <w:sdtContent>
                    <w:ins w:author="Thomas Cervone-Richards - NOAA Federal" w:id="5" w:date="2025-06-17T18:23:45Z">
                      <w:r w:rsidDel="00000000" w:rsidR="00000000" w:rsidRPr="00000000">
                        <w:rPr>
                          <w:rtl w:val="0"/>
                        </w:rPr>
                      </w:r>
                    </w:ins>
                  </w:sdtContent>
                </w:sdt>
              </w:p>
            </w:sdtContent>
          </w:sdt>
          <w:p w:rsidR="00000000" w:rsidDel="00000000" w:rsidP="00000000" w:rsidRDefault="00000000" w:rsidRPr="00000000" w14:paraId="0000050B">
            <w:pPr>
              <w:widowControl w:val="0"/>
              <w:spacing w:after="120" w:line="240" w:lineRule="auto"/>
              <w:rPr>
                <w:sz w:val="18"/>
                <w:szCs w:val="18"/>
              </w:rPr>
            </w:pPr>
            <w:sdt>
              <w:sdtPr>
                <w:id w:val="-867208421"/>
                <w:tag w:val="goog_rdk_31"/>
              </w:sdtPr>
              <w:sdtContent>
                <w:ins w:author="Thomas Cervone-Richards - NOAA Federal" w:id="5" w:date="2025-06-17T18:23:45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C">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D">
            <w:pPr>
              <w:widowControl w:val="0"/>
              <w:spacing w:after="120" w:line="240" w:lineRule="auto"/>
              <w:rPr>
                <w:sz w:val="18"/>
                <w:szCs w:val="18"/>
              </w:rPr>
            </w:pPr>
            <w:sdt>
              <w:sdtPr>
                <w:id w:val="852755896"/>
                <w:tag w:val="goog_rdk_32"/>
              </w:sdtPr>
              <w:sdtContent>
                <w:commentRangeStart w:id="13"/>
              </w:sdtContent>
            </w:sdt>
            <w:r w:rsidDel="00000000" w:rsidR="00000000" w:rsidRPr="00000000">
              <w:rPr>
                <w:sz w:val="18"/>
                <w:szCs w:val="18"/>
                <w:rtl w:val="0"/>
              </w:rPr>
              <w:t xml:space="preserve">When a dataset is initially created, the edition number “1” is assigned to it. The edition number is increased by one with each new edition.</w:t>
            </w:r>
            <w:commentRangeEnd w:id="13"/>
            <w:r w:rsidDel="00000000" w:rsidR="00000000" w:rsidRPr="00000000">
              <w:commentReference w:id="13"/>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0E">
            <w:pPr>
              <w:widowControl w:val="0"/>
              <w:spacing w:after="120" w:line="240" w:lineRule="auto"/>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F">
            <w:pPr>
              <w:widowControl w:val="0"/>
              <w:spacing w:after="120" w:line="240" w:lineRule="auto"/>
              <w:rPr>
                <w:sz w:val="18"/>
                <w:szCs w:val="18"/>
              </w:rPr>
            </w:pPr>
            <w:r w:rsidDel="00000000" w:rsidR="00000000" w:rsidRPr="00000000">
              <w:rPr>
                <w:sz w:val="18"/>
                <w:szCs w:val="18"/>
                <w:rtl w:val="0"/>
              </w:rPr>
              <w:t xml:space="preserve">updateNumber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0">
            <w:pPr>
              <w:widowControl w:val="0"/>
              <w:spacing w:after="120" w:line="240" w:lineRule="auto"/>
              <w:jc w:val="left"/>
              <w:rPr>
                <w:sz w:val="18"/>
                <w:szCs w:val="18"/>
              </w:rPr>
            </w:pPr>
            <w:r w:rsidDel="00000000" w:rsidR="00000000" w:rsidRPr="00000000">
              <w:rPr>
                <w:sz w:val="18"/>
                <w:szCs w:val="18"/>
                <w:rtl w:val="0"/>
              </w:rPr>
              <w:t xml:space="preserve">Update number assigned to the dataset and increased by one for each subsequent update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1">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2">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3">
            <w:pPr>
              <w:widowControl w:val="0"/>
              <w:spacing w:after="120" w:line="240" w:lineRule="auto"/>
              <w:rPr>
                <w:sz w:val="18"/>
                <w:szCs w:val="18"/>
              </w:rPr>
            </w:pPr>
            <w:sdt>
              <w:sdtPr>
                <w:id w:val="1884705169"/>
                <w:tag w:val="goog_rdk_33"/>
              </w:sdtPr>
              <w:sdtContent>
                <w:commentRangeStart w:id="14"/>
              </w:sdtContent>
            </w:sdt>
            <w:r w:rsidDel="00000000" w:rsidR="00000000" w:rsidRPr="00000000">
              <w:rPr>
                <w:sz w:val="18"/>
                <w:szCs w:val="18"/>
                <w:rtl w:val="0"/>
              </w:rPr>
              <w:t xml:space="preserve">Update sequence number, must match the update file name.</w:t>
            </w:r>
          </w:p>
          <w:p w:rsidR="00000000" w:rsidDel="00000000" w:rsidP="00000000" w:rsidRDefault="00000000" w:rsidRPr="00000000" w14:paraId="00000514">
            <w:pPr>
              <w:widowControl w:val="0"/>
              <w:spacing w:after="120" w:line="240" w:lineRule="auto"/>
              <w:rPr>
                <w:sz w:val="18"/>
                <w:szCs w:val="18"/>
              </w:rPr>
            </w:pPr>
            <w:r w:rsidDel="00000000" w:rsidR="00000000" w:rsidRPr="00000000">
              <w:rPr>
                <w:sz w:val="18"/>
                <w:szCs w:val="18"/>
                <w:rtl w:val="0"/>
              </w:rPr>
              <w:t xml:space="preserve">Mandatory only for updating datasets.</w:t>
            </w:r>
            <w:commentRangeEnd w:id="14"/>
            <w:r w:rsidDel="00000000" w:rsidR="00000000" w:rsidRPr="00000000">
              <w:commentReference w:id="14"/>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15">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6">
            <w:pPr>
              <w:widowControl w:val="0"/>
              <w:spacing w:after="120" w:line="240" w:lineRule="auto"/>
              <w:rPr>
                <w:sz w:val="18"/>
                <w:szCs w:val="18"/>
              </w:rPr>
            </w:pPr>
            <w:r w:rsidDel="00000000" w:rsidR="00000000" w:rsidRPr="00000000">
              <w:rPr>
                <w:sz w:val="18"/>
                <w:szCs w:val="18"/>
                <w:rtl w:val="0"/>
              </w:rPr>
              <w:t xml:space="preserve">updateApplicationDate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7">
            <w:pPr>
              <w:widowControl w:val="0"/>
              <w:spacing w:after="120" w:line="240" w:lineRule="auto"/>
              <w:jc w:val="left"/>
              <w:rPr>
                <w:sz w:val="18"/>
                <w:szCs w:val="18"/>
              </w:rPr>
            </w:pPr>
            <w:r w:rsidDel="00000000" w:rsidR="00000000" w:rsidRPr="00000000">
              <w:rPr>
                <w:sz w:val="18"/>
                <w:szCs w:val="18"/>
                <w:rtl w:val="0"/>
              </w:rPr>
              <w:t xml:space="preserve">This data is only used for the base cell files (that is new data set, re-issued, and new edition). not update cell files. All updates dated on or before this date must have been applied by the producer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8">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9">
            <w:pPr>
              <w:widowControl w:val="0"/>
              <w:spacing w:after="120" w:line="240" w:lineRule="auto"/>
              <w:rPr>
                <w:sz w:val="18"/>
                <w:szCs w:val="18"/>
              </w:rPr>
            </w:pPr>
            <w:r w:rsidDel="00000000" w:rsidR="00000000" w:rsidRPr="00000000">
              <w:rPr>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A">
            <w:pPr>
              <w:widowControl w:val="0"/>
              <w:spacing w:after="120" w:line="240" w:lineRule="auto"/>
              <w:rPr>
                <w:sz w:val="18"/>
                <w:szCs w:val="18"/>
              </w:rPr>
            </w:pPr>
            <w:sdt>
              <w:sdtPr>
                <w:id w:val="-1235935276"/>
                <w:tag w:val="goog_rdk_34"/>
              </w:sdtPr>
              <w:sdtContent>
                <w:commentRangeStart w:id="15"/>
              </w:sdtContent>
            </w:sdt>
            <w:r w:rsidDel="00000000" w:rsidR="00000000" w:rsidRPr="00000000">
              <w:rPr>
                <w:sz w:val="18"/>
                <w:szCs w:val="18"/>
                <w:rtl w:val="0"/>
              </w:rPr>
              <w:t xml:space="preserve">Date of update.</w:t>
            </w:r>
          </w:p>
          <w:p w:rsidR="00000000" w:rsidDel="00000000" w:rsidP="00000000" w:rsidRDefault="00000000" w:rsidRPr="00000000" w14:paraId="0000051B">
            <w:pPr>
              <w:widowControl w:val="0"/>
              <w:spacing w:after="120" w:line="240" w:lineRule="auto"/>
              <w:rPr>
                <w:sz w:val="18"/>
                <w:szCs w:val="18"/>
              </w:rPr>
            </w:pPr>
            <w:r w:rsidDel="00000000" w:rsidR="00000000" w:rsidRPr="00000000">
              <w:rPr>
                <w:sz w:val="18"/>
                <w:szCs w:val="18"/>
                <w:rtl w:val="0"/>
              </w:rPr>
              <w:t xml:space="preserve">Mandatory  only for updating datasets.</w:t>
            </w:r>
            <w:commentRangeEnd w:id="15"/>
            <w:r w:rsidDel="00000000" w:rsidR="00000000" w:rsidRPr="00000000">
              <w:commentReference w:id="15"/>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1C">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D">
            <w:pPr>
              <w:widowControl w:val="0"/>
              <w:spacing w:after="120" w:line="240" w:lineRule="auto"/>
              <w:rPr>
                <w:sz w:val="18"/>
                <w:szCs w:val="18"/>
              </w:rPr>
            </w:pPr>
            <w:r w:rsidDel="00000000" w:rsidR="00000000" w:rsidRPr="00000000">
              <w:rPr>
                <w:sz w:val="18"/>
                <w:szCs w:val="18"/>
                <w:rtl w:val="0"/>
              </w:rPr>
              <w:t xml:space="preserve">issueDate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E">
            <w:pPr>
              <w:widowControl w:val="0"/>
              <w:spacing w:after="120" w:line="240" w:lineRule="auto"/>
              <w:jc w:val="left"/>
              <w:rPr>
                <w:sz w:val="18"/>
                <w:szCs w:val="18"/>
              </w:rPr>
            </w:pPr>
            <w:r w:rsidDel="00000000" w:rsidR="00000000" w:rsidRPr="00000000">
              <w:rPr>
                <w:sz w:val="18"/>
                <w:szCs w:val="18"/>
                <w:rtl w:val="0"/>
              </w:rPr>
              <w:t xml:space="preserve">Date in which the data was made available by the Data Producer</w:t>
            </w:r>
          </w:p>
        </w:tc>
        <w:tc>
          <w:tcPr>
            <w:tcBorders>
              <w:top w:color="000000" w:space="0" w:sz="4" w:val="single"/>
              <w:left w:color="000000" w:space="0" w:sz="4" w:val="single"/>
              <w:bottom w:color="000000" w:space="0" w:sz="4" w:val="single"/>
              <w:right w:color="000000" w:space="0" w:sz="4" w:val="single"/>
            </w:tcBorders>
            <w:shd w:fill="auto" w:val="clear"/>
          </w:tcPr>
          <w:sdt>
            <w:sdtPr>
              <w:id w:val="-1750484789"/>
              <w:tag w:val="goog_rdk_36"/>
            </w:sdtPr>
            <w:sdtContent>
              <w:p w:rsidR="00000000" w:rsidDel="00000000" w:rsidP="00000000" w:rsidRDefault="00000000" w:rsidRPr="00000000" w14:paraId="0000051F">
                <w:pPr>
                  <w:widowControl w:val="0"/>
                  <w:spacing w:after="120" w:line="240" w:lineRule="auto"/>
                  <w:rPr>
                    <w:ins w:author="Thomas Cervone-Richards - NOAA Federal" w:id="6" w:date="2025-06-17T18:24:29Z"/>
                    <w:sz w:val="18"/>
                    <w:szCs w:val="18"/>
                  </w:rPr>
                </w:pPr>
                <w:r w:rsidDel="00000000" w:rsidR="00000000" w:rsidRPr="00000000">
                  <w:rPr>
                    <w:sz w:val="18"/>
                    <w:szCs w:val="18"/>
                    <w:rtl w:val="0"/>
                  </w:rPr>
                  <w:t xml:space="preserve">0..1</w:t>
                </w:r>
                <w:sdt>
                  <w:sdtPr>
                    <w:id w:val="673658325"/>
                    <w:tag w:val="goog_rdk_35"/>
                  </w:sdtPr>
                  <w:sdtContent>
                    <w:ins w:author="Thomas Cervone-Richards - NOAA Federal" w:id="6" w:date="2025-06-17T18:24:29Z">
                      <w:r w:rsidDel="00000000" w:rsidR="00000000" w:rsidRPr="00000000">
                        <w:rPr>
                          <w:rtl w:val="0"/>
                        </w:rPr>
                      </w:r>
                    </w:ins>
                  </w:sdtContent>
                </w:sdt>
              </w:p>
            </w:sdtContent>
          </w:sdt>
          <w:p w:rsidR="00000000" w:rsidDel="00000000" w:rsidP="00000000" w:rsidRDefault="00000000" w:rsidRPr="00000000" w14:paraId="00000520">
            <w:pPr>
              <w:widowControl w:val="0"/>
              <w:spacing w:after="120" w:line="240" w:lineRule="auto"/>
              <w:rPr>
                <w:sz w:val="18"/>
                <w:szCs w:val="18"/>
              </w:rPr>
            </w:pPr>
            <w:sdt>
              <w:sdtPr>
                <w:id w:val="-1635591010"/>
                <w:tag w:val="goog_rdk_37"/>
              </w:sdtPr>
              <w:sdtContent>
                <w:ins w:author="Thomas Cervone-Richards - NOAA Federal" w:id="6" w:date="2025-06-17T18:24:29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1">
            <w:pPr>
              <w:widowControl w:val="0"/>
              <w:spacing w:after="120" w:line="240" w:lineRule="auto"/>
              <w:rPr>
                <w:sz w:val="18"/>
                <w:szCs w:val="18"/>
              </w:rPr>
            </w:pPr>
            <w:r w:rsidDel="00000000" w:rsidR="00000000" w:rsidRPr="00000000">
              <w:rPr>
                <w:sz w:val="18"/>
                <w:szCs w:val="18"/>
                <w:rtl w:val="0"/>
              </w:rPr>
              <w:t xml:space="preserve">Date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2">
            <w:pPr>
              <w:widowControl w:val="0"/>
              <w:spacing w:after="120" w:line="240" w:lineRule="auto"/>
              <w:rPr>
                <w:sz w:val="18"/>
                <w:szCs w:val="18"/>
              </w:rPr>
            </w:pPr>
            <w:r w:rsidDel="00000000" w:rsidR="00000000" w:rsidRPr="00000000">
              <w:rPr>
                <w:sz w:val="18"/>
                <w:szCs w:val="18"/>
                <w:rtl w:val="0"/>
              </w:rPr>
              <w:t xml:space="preserve">Date on which the dataset was generated.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23">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4">
            <w:pPr>
              <w:widowControl w:val="0"/>
              <w:spacing w:after="120" w:line="240" w:lineRule="auto"/>
              <w:rPr>
                <w:sz w:val="18"/>
                <w:szCs w:val="18"/>
              </w:rPr>
            </w:pPr>
            <w:r w:rsidDel="00000000" w:rsidR="00000000" w:rsidRPr="00000000">
              <w:rPr>
                <w:sz w:val="18"/>
                <w:szCs w:val="18"/>
                <w:rtl w:val="0"/>
              </w:rPr>
              <w:t xml:space="preserve">issueTime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5">
            <w:pPr>
              <w:widowControl w:val="0"/>
              <w:spacing w:after="120" w:line="240" w:lineRule="auto"/>
              <w:jc w:val="left"/>
              <w:rPr>
                <w:sz w:val="18"/>
                <w:szCs w:val="18"/>
              </w:rPr>
            </w:pPr>
            <w:r w:rsidDel="00000000" w:rsidR="00000000" w:rsidRPr="00000000">
              <w:rPr>
                <w:sz w:val="18"/>
                <w:szCs w:val="18"/>
                <w:rtl w:val="0"/>
              </w:rPr>
              <w:t xml:space="preserve">Time of day at which the data was made available by the Data Producer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6">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7">
            <w:pPr>
              <w:widowControl w:val="0"/>
              <w:spacing w:after="120" w:line="240" w:lineRule="auto"/>
              <w:rPr>
                <w:sz w:val="18"/>
                <w:szCs w:val="18"/>
              </w:rPr>
            </w:pPr>
            <w:r w:rsidDel="00000000" w:rsidR="00000000" w:rsidRPr="00000000">
              <w:rPr>
                <w:sz w:val="18"/>
                <w:szCs w:val="18"/>
                <w:rtl w:val="0"/>
              </w:rPr>
              <w:t xml:space="preserve">Time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8">
            <w:pPr>
              <w:widowControl w:val="0"/>
              <w:spacing w:after="120" w:line="240" w:lineRule="auto"/>
              <w:rPr>
                <w:sz w:val="18"/>
                <w:szCs w:val="18"/>
              </w:rPr>
            </w:pPr>
            <w:sdt>
              <w:sdtPr>
                <w:id w:val="743938261"/>
                <w:tag w:val="goog_rdk_38"/>
              </w:sdtPr>
              <w:sdtContent>
                <w:commentRangeStart w:id="16"/>
              </w:sdtContent>
            </w:sdt>
            <w:r w:rsidDel="00000000" w:rsidR="00000000" w:rsidRPr="00000000">
              <w:rPr>
                <w:sz w:val="18"/>
                <w:szCs w:val="18"/>
                <w:rtl w:val="0"/>
              </w:rPr>
              <w:t xml:space="preserve">Encoded only if time of issue is significant.</w:t>
            </w:r>
            <w:commentRangeEnd w:id="16"/>
            <w:r w:rsidDel="00000000" w:rsidR="00000000" w:rsidRPr="00000000">
              <w:commentReference w:id="16"/>
            </w:r>
            <w:r w:rsidDel="00000000" w:rsidR="00000000" w:rsidRPr="00000000">
              <w:rPr>
                <w:rtl w:val="0"/>
              </w:rPr>
            </w:r>
          </w:p>
        </w:tc>
      </w:tr>
      <w:tr>
        <w:trPr>
          <w:cantSplit w:val="0"/>
          <w:trHeight w:val="581.98242187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29">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A">
            <w:pPr>
              <w:widowControl w:val="0"/>
              <w:spacing w:after="120" w:line="240" w:lineRule="auto"/>
              <w:rPr>
                <w:sz w:val="18"/>
                <w:szCs w:val="18"/>
              </w:rPr>
            </w:pPr>
            <w:r w:rsidDel="00000000" w:rsidR="00000000" w:rsidRPr="00000000">
              <w:rPr>
                <w:sz w:val="18"/>
                <w:szCs w:val="18"/>
                <w:rtl w:val="0"/>
              </w:rPr>
              <w:t xml:space="preserve">boundingBox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B">
            <w:pPr>
              <w:widowControl w:val="0"/>
              <w:spacing w:after="120" w:line="240" w:lineRule="auto"/>
              <w:jc w:val="left"/>
              <w:rPr>
                <w:sz w:val="18"/>
                <w:szCs w:val="18"/>
              </w:rPr>
            </w:pPr>
            <w:r w:rsidDel="00000000" w:rsidR="00000000" w:rsidRPr="00000000">
              <w:rPr>
                <w:sz w:val="18"/>
                <w:szCs w:val="18"/>
                <w:rtl w:val="0"/>
              </w:rPr>
              <w:t xml:space="preserve">The extent of the dataset limits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C">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D">
            <w:pPr>
              <w:widowControl w:val="0"/>
              <w:spacing w:after="120" w:line="240" w:lineRule="auto"/>
              <w:rPr>
                <w:sz w:val="18"/>
                <w:szCs w:val="18"/>
              </w:rPr>
            </w:pPr>
            <w:r w:rsidDel="00000000" w:rsidR="00000000" w:rsidRPr="00000000">
              <w:rPr>
                <w:sz w:val="18"/>
                <w:szCs w:val="18"/>
                <w:rtl w:val="0"/>
              </w:rPr>
              <w:t xml:space="preserve">EX_GeographicBounding Box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E">
            <w:pPr>
              <w:widowControl w:val="0"/>
              <w:spacing w:after="120" w:line="240" w:lineRule="auto"/>
              <w:rPr>
                <w:sz w:val="18"/>
                <w:szCs w:val="18"/>
              </w:rPr>
            </w:pPr>
            <w:r w:rsidDel="00000000" w:rsidR="00000000" w:rsidRPr="00000000">
              <w:rPr>
                <w:sz w:val="18"/>
                <w:szCs w:val="18"/>
                <w:rtl w:val="0"/>
              </w:rPr>
              <w:t xml:space="preserve">-</w:t>
            </w:r>
          </w:p>
        </w:tc>
      </w:tr>
      <w:tr>
        <w:trPr>
          <w:cantSplit w:val="0"/>
          <w:trHeight w:val="581.98242187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2F">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0">
            <w:pPr>
              <w:widowControl w:val="0"/>
              <w:spacing w:after="120" w:line="240" w:lineRule="auto"/>
              <w:rPr>
                <w:sz w:val="18"/>
                <w:szCs w:val="18"/>
              </w:rPr>
            </w:pPr>
            <w:r w:rsidDel="00000000" w:rsidR="00000000" w:rsidRPr="00000000">
              <w:rPr>
                <w:sz w:val="18"/>
                <w:szCs w:val="18"/>
                <w:rtl w:val="0"/>
              </w:rPr>
              <w:t xml:space="preserve">temporalExtent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1">
            <w:pPr>
              <w:widowControl w:val="0"/>
              <w:spacing w:after="120" w:line="240" w:lineRule="auto"/>
              <w:jc w:val="left"/>
              <w:rPr>
                <w:sz w:val="18"/>
                <w:szCs w:val="18"/>
              </w:rPr>
            </w:pPr>
            <w:r w:rsidDel="00000000" w:rsidR="00000000" w:rsidRPr="00000000">
              <w:rPr>
                <w:sz w:val="18"/>
                <w:szCs w:val="18"/>
                <w:rtl w:val="0"/>
              </w:rPr>
              <w:t xml:space="preserve">Specification of the temporal extent of the dataset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2">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3">
            <w:pPr>
              <w:widowControl w:val="0"/>
              <w:spacing w:after="120" w:line="240" w:lineRule="auto"/>
              <w:rPr>
                <w:sz w:val="18"/>
                <w:szCs w:val="18"/>
              </w:rPr>
            </w:pPr>
            <w:r w:rsidDel="00000000" w:rsidR="00000000" w:rsidRPr="00000000">
              <w:rPr>
                <w:sz w:val="18"/>
                <w:szCs w:val="18"/>
                <w:rtl w:val="0"/>
              </w:rPr>
              <w:t xml:space="preserve">S100_TemporalExtent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4">
            <w:pPr>
              <w:widowControl w:val="0"/>
              <w:spacing w:after="120" w:line="240" w:lineRule="auto"/>
              <w:rPr>
                <w:sz w:val="18"/>
                <w:szCs w:val="18"/>
              </w:rPr>
            </w:pPr>
            <w:r w:rsidDel="00000000" w:rsidR="00000000" w:rsidRPr="00000000">
              <w:rPr>
                <w:sz w:val="18"/>
                <w:szCs w:val="18"/>
                <w:rtl w:val="0"/>
              </w:rPr>
              <w:t xml:space="preserve">The temporal extent is encoded as the date/time of the earliest and latest data records (in coverage datasets) or date/time ranges (in vector datasets)</w:t>
            </w:r>
          </w:p>
          <w:p w:rsidR="00000000" w:rsidDel="00000000" w:rsidP="00000000" w:rsidRDefault="00000000" w:rsidRPr="00000000" w14:paraId="00000535">
            <w:pPr>
              <w:widowControl w:val="0"/>
              <w:spacing w:after="120" w:line="240" w:lineRule="auto"/>
              <w:rPr>
                <w:sz w:val="18"/>
                <w:szCs w:val="18"/>
              </w:rPr>
            </w:pPr>
            <w:r w:rsidDel="00000000" w:rsidR="00000000" w:rsidRPr="00000000">
              <w:rPr>
                <w:sz w:val="18"/>
                <w:szCs w:val="18"/>
                <w:rtl w:val="0"/>
              </w:rPr>
              <w:t xml:space="preserve">If there is more than one feature in a dataset, the earliest and latest time values of records in all features are used, which means the earliest and latest values may be from different features</w:t>
            </w:r>
          </w:p>
          <w:p w:rsidR="00000000" w:rsidDel="00000000" w:rsidP="00000000" w:rsidRDefault="00000000" w:rsidRPr="00000000" w14:paraId="00000536">
            <w:pPr>
              <w:widowControl w:val="0"/>
              <w:spacing w:after="120" w:line="240" w:lineRule="auto"/>
              <w:rPr>
                <w:sz w:val="18"/>
                <w:szCs w:val="18"/>
              </w:rPr>
            </w:pPr>
            <w:r w:rsidDel="00000000" w:rsidR="00000000" w:rsidRPr="00000000">
              <w:rPr>
                <w:sz w:val="18"/>
                <w:szCs w:val="18"/>
                <w:rtl w:val="0"/>
              </w:rPr>
              <w:t xml:space="preserve">If date/time information for a feature is not encoded in the dataset, it is treated for the purposes of this attribute as extended indefinitely in the appropriate direction on the time axis, limited by the issue date/time or the cancellation or supersession of the dataset</w:t>
            </w:r>
          </w:p>
          <w:p w:rsidR="00000000" w:rsidDel="00000000" w:rsidP="00000000" w:rsidRDefault="00000000" w:rsidRPr="00000000" w14:paraId="00000537">
            <w:pPr>
              <w:widowControl w:val="0"/>
              <w:spacing w:after="120" w:line="240" w:lineRule="auto"/>
              <w:rPr>
                <w:sz w:val="18"/>
                <w:szCs w:val="18"/>
              </w:rPr>
            </w:pPr>
            <w:r w:rsidDel="00000000" w:rsidR="00000000" w:rsidRPr="00000000">
              <w:rPr>
                <w:sz w:val="18"/>
                <w:szCs w:val="18"/>
                <w:rtl w:val="0"/>
              </w:rPr>
              <w:t xml:space="preserve">This attribute is encoded if and only if at least one of the start and end of the temporal extent is known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38">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9">
            <w:pPr>
              <w:widowControl w:val="0"/>
              <w:spacing w:after="120" w:line="240" w:lineRule="auto"/>
              <w:rPr>
                <w:sz w:val="18"/>
                <w:szCs w:val="18"/>
              </w:rPr>
            </w:pPr>
            <w:r w:rsidDel="00000000" w:rsidR="00000000" w:rsidRPr="00000000">
              <w:rPr>
                <w:sz w:val="18"/>
                <w:szCs w:val="18"/>
                <w:rtl w:val="0"/>
              </w:rPr>
              <w:t xml:space="preserve">productSpecification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A">
            <w:pPr>
              <w:widowControl w:val="0"/>
              <w:spacing w:after="120" w:line="240" w:lineRule="auto"/>
              <w:jc w:val="left"/>
              <w:rPr>
                <w:sz w:val="18"/>
                <w:szCs w:val="18"/>
              </w:rPr>
            </w:pPr>
            <w:r w:rsidDel="00000000" w:rsidR="00000000" w:rsidRPr="00000000">
              <w:rPr>
                <w:sz w:val="18"/>
                <w:szCs w:val="18"/>
                <w:rtl w:val="0"/>
              </w:rPr>
              <w:t xml:space="preserve">The product specification used to make this dataset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B">
            <w:pPr>
              <w:widowControl w:val="0"/>
              <w:spacing w:after="12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C">
            <w:pPr>
              <w:widowControl w:val="0"/>
              <w:spacing w:after="120" w:line="240" w:lineRule="auto"/>
              <w:rPr>
                <w:sz w:val="18"/>
                <w:szCs w:val="18"/>
              </w:rPr>
            </w:pPr>
            <w:r w:rsidDel="00000000" w:rsidR="00000000" w:rsidRPr="00000000">
              <w:rPr>
                <w:sz w:val="18"/>
                <w:szCs w:val="18"/>
                <w:rtl w:val="0"/>
              </w:rPr>
              <w:t xml:space="preserve">S100_ProductSpecification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D">
            <w:pPr>
              <w:widowControl w:val="0"/>
              <w:spacing w:after="120" w:line="240" w:lineRule="auto"/>
              <w:rPr>
                <w:sz w:val="18"/>
                <w:szCs w:val="18"/>
              </w:rPr>
            </w:pPr>
            <w:r w:rsidDel="00000000" w:rsidR="00000000" w:rsidRPr="00000000">
              <w:rPr>
                <w:sz w:val="18"/>
                <w:szCs w:val="18"/>
                <w:rtl w:val="0"/>
              </w:rPr>
              <w:t xml:space="preserve">See Notes below this table for constraints on values.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3E">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F">
            <w:pPr>
              <w:widowControl w:val="0"/>
              <w:spacing w:after="120" w:line="240" w:lineRule="auto"/>
              <w:rPr>
                <w:sz w:val="18"/>
                <w:szCs w:val="18"/>
              </w:rPr>
            </w:pPr>
            <w:r w:rsidDel="00000000" w:rsidR="00000000" w:rsidRPr="00000000">
              <w:rPr>
                <w:sz w:val="18"/>
                <w:szCs w:val="18"/>
                <w:rtl w:val="0"/>
              </w:rPr>
              <w:t xml:space="preserve">producingAgency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0">
            <w:pPr>
              <w:widowControl w:val="0"/>
              <w:spacing w:after="120" w:line="240" w:lineRule="auto"/>
              <w:jc w:val="left"/>
              <w:rPr>
                <w:sz w:val="18"/>
                <w:szCs w:val="18"/>
              </w:rPr>
            </w:pPr>
            <w:r w:rsidDel="00000000" w:rsidR="00000000" w:rsidRPr="00000000">
              <w:rPr>
                <w:sz w:val="18"/>
                <w:szCs w:val="18"/>
                <w:rtl w:val="0"/>
              </w:rPr>
              <w:t xml:space="preserve">Agency responsible for producing the data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1">
            <w:pPr>
              <w:widowControl w:val="0"/>
              <w:spacing w:after="12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2">
            <w:pPr>
              <w:widowControl w:val="0"/>
              <w:spacing w:after="120" w:line="240" w:lineRule="auto"/>
              <w:rPr>
                <w:sz w:val="18"/>
                <w:szCs w:val="18"/>
              </w:rPr>
            </w:pPr>
            <w:r w:rsidDel="00000000" w:rsidR="00000000" w:rsidRPr="00000000">
              <w:rPr>
                <w:sz w:val="18"/>
                <w:szCs w:val="18"/>
                <w:rtl w:val="0"/>
              </w:rPr>
              <w:t xml:space="preserve">CI_Responsibility&gt;CI_Organization or</w:t>
            </w:r>
          </w:p>
          <w:p w:rsidR="00000000" w:rsidDel="00000000" w:rsidP="00000000" w:rsidRDefault="00000000" w:rsidRPr="00000000" w14:paraId="00000543">
            <w:pPr>
              <w:widowControl w:val="0"/>
              <w:spacing w:after="120" w:line="240" w:lineRule="auto"/>
              <w:rPr>
                <w:sz w:val="18"/>
                <w:szCs w:val="18"/>
              </w:rPr>
            </w:pPr>
            <w:r w:rsidDel="00000000" w:rsidR="00000000" w:rsidRPr="00000000">
              <w:rPr>
                <w:sz w:val="18"/>
                <w:szCs w:val="18"/>
                <w:rtl w:val="0"/>
              </w:rPr>
              <w:t xml:space="preserve">CI_Responsibility&gt;CI_Individual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4">
            <w:pPr>
              <w:widowControl w:val="0"/>
              <w:spacing w:after="120" w:line="240" w:lineRule="auto"/>
              <w:rPr>
                <w:sz w:val="18"/>
                <w:szCs w:val="18"/>
              </w:rPr>
            </w:pPr>
            <w:r w:rsidDel="00000000" w:rsidR="00000000" w:rsidRPr="00000000">
              <w:rPr>
                <w:sz w:val="18"/>
                <w:szCs w:val="18"/>
                <w:rtl w:val="0"/>
              </w:rPr>
              <w:t xml:space="preserve">Party responsible for generating the dataset.</w:t>
            </w:r>
          </w:p>
          <w:p w:rsidR="00000000" w:rsidDel="00000000" w:rsidP="00000000" w:rsidRDefault="00000000" w:rsidRPr="00000000" w14:paraId="00000545">
            <w:pPr>
              <w:widowControl w:val="0"/>
              <w:spacing w:after="120" w:line="240" w:lineRule="auto"/>
              <w:rPr>
                <w:sz w:val="18"/>
                <w:szCs w:val="18"/>
              </w:rPr>
            </w:pPr>
            <w:r w:rsidDel="00000000" w:rsidR="00000000" w:rsidRPr="00000000">
              <w:rPr>
                <w:sz w:val="18"/>
                <w:szCs w:val="18"/>
                <w:rtl w:val="0"/>
              </w:rPr>
              <w:t xml:space="preserve">See S-100 Part 4a Tables 4a-2</w:t>
            </w:r>
            <w:sdt>
              <w:sdtPr>
                <w:id w:val="-246074397"/>
                <w:tag w:val="goog_rdk_39"/>
              </w:sdtPr>
              <w:sdtContent>
                <w:commentRangeStart w:id="17"/>
              </w:sdtContent>
            </w:sdt>
            <w:r w:rsidDel="00000000" w:rsidR="00000000" w:rsidRPr="00000000">
              <w:rPr>
                <w:sz w:val="18"/>
                <w:szCs w:val="18"/>
                <w:rtl w:val="0"/>
              </w:rPr>
              <w:t xml:space="preserve"> </w:t>
            </w:r>
            <w:commentRangeEnd w:id="17"/>
            <w:r w:rsidDel="00000000" w:rsidR="00000000" w:rsidRPr="00000000">
              <w:commentReference w:id="17"/>
            </w:r>
            <w:r w:rsidDel="00000000" w:rsidR="00000000" w:rsidRPr="00000000">
              <w:rPr>
                <w:sz w:val="18"/>
                <w:szCs w:val="18"/>
                <w:rtl w:val="0"/>
              </w:rPr>
              <w:t xml:space="preserve">and 4a-3.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46">
            <w:pPr>
              <w:widowControl w:val="0"/>
              <w:spacing w:after="120" w:line="240" w:lineRule="auto"/>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7">
            <w:pPr>
              <w:widowControl w:val="0"/>
              <w:spacing w:after="120" w:line="240" w:lineRule="auto"/>
              <w:rPr>
                <w:sz w:val="18"/>
                <w:szCs w:val="18"/>
              </w:rPr>
            </w:pPr>
            <w:r w:rsidDel="00000000" w:rsidR="00000000" w:rsidRPr="00000000">
              <w:rPr>
                <w:sz w:val="18"/>
                <w:szCs w:val="18"/>
                <w:rtl w:val="0"/>
              </w:rPr>
              <w:t xml:space="preserve">producerCode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8">
            <w:pPr>
              <w:widowControl w:val="0"/>
              <w:spacing w:after="120" w:line="240" w:lineRule="auto"/>
              <w:jc w:val="left"/>
              <w:rPr>
                <w:sz w:val="18"/>
                <w:szCs w:val="18"/>
              </w:rPr>
            </w:pPr>
            <w:r w:rsidDel="00000000" w:rsidR="00000000" w:rsidRPr="00000000">
              <w:rPr>
                <w:sz w:val="18"/>
                <w:szCs w:val="18"/>
                <w:rtl w:val="0"/>
              </w:rPr>
              <w:t xml:space="preserve">The official IHO Producer Code from S-62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9">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A">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B">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4C">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D">
            <w:pPr>
              <w:widowControl w:val="0"/>
              <w:spacing w:after="120" w:line="240" w:lineRule="auto"/>
              <w:rPr>
                <w:sz w:val="18"/>
                <w:szCs w:val="18"/>
              </w:rPr>
            </w:pPr>
            <w:r w:rsidDel="00000000" w:rsidR="00000000" w:rsidRPr="00000000">
              <w:rPr>
                <w:sz w:val="18"/>
                <w:szCs w:val="18"/>
                <w:rtl w:val="0"/>
              </w:rPr>
              <w:t xml:space="preserve">dataCoverage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E">
            <w:pPr>
              <w:widowControl w:val="0"/>
              <w:spacing w:after="120" w:line="240" w:lineRule="auto"/>
              <w:jc w:val="left"/>
              <w:rPr>
                <w:sz w:val="18"/>
                <w:szCs w:val="18"/>
              </w:rPr>
            </w:pPr>
            <w:r w:rsidDel="00000000" w:rsidR="00000000" w:rsidRPr="00000000">
              <w:rPr>
                <w:sz w:val="18"/>
                <w:szCs w:val="18"/>
                <w:rtl w:val="0"/>
              </w:rPr>
              <w:t xml:space="preserve">Provides information about data coverages within the dataset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F">
            <w:pPr>
              <w:widowControl w:val="0"/>
              <w:spacing w:after="120" w:line="240" w:lineRule="auto"/>
              <w:rPr>
                <w:sz w:val="18"/>
                <w:szCs w:val="18"/>
              </w:rPr>
            </w:pPr>
            <w:sdt>
              <w:sdtPr>
                <w:id w:val="-892964635"/>
                <w:tag w:val="goog_rdk_40"/>
              </w:sdtPr>
              <w:sdtContent>
                <w:commentRangeStart w:id="18"/>
              </w:sdtContent>
            </w:sdt>
            <w:r w:rsidDel="00000000" w:rsidR="00000000" w:rsidRPr="00000000">
              <w:rPr>
                <w:sz w:val="18"/>
                <w:szCs w:val="18"/>
                <w:rtl w:val="0"/>
              </w:rPr>
              <w:t xml:space="preserve">0..*</w:t>
            </w:r>
            <w:commentRangeEnd w:id="18"/>
            <w:r w:rsidDel="00000000" w:rsidR="00000000" w:rsidRPr="00000000">
              <w:commentReference w:id="18"/>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0">
            <w:pPr>
              <w:widowControl w:val="0"/>
              <w:spacing w:after="120" w:line="240" w:lineRule="auto"/>
              <w:rPr>
                <w:sz w:val="18"/>
                <w:szCs w:val="18"/>
              </w:rPr>
            </w:pPr>
            <w:r w:rsidDel="00000000" w:rsidR="00000000" w:rsidRPr="00000000">
              <w:rPr>
                <w:sz w:val="18"/>
                <w:szCs w:val="18"/>
                <w:rtl w:val="0"/>
              </w:rPr>
              <w:t xml:space="preserve">S100_DataCoverage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1">
            <w:pPr>
              <w:widowControl w:val="0"/>
              <w:spacing w:after="120" w:line="240" w:lineRule="auto"/>
              <w:rPr>
                <w:sz w:val="18"/>
                <w:szCs w:val="18"/>
              </w:rPr>
            </w:pPr>
            <w:r w:rsidDel="00000000" w:rsidR="00000000" w:rsidRPr="00000000">
              <w:rPr>
                <w:sz w:val="18"/>
                <w:szCs w:val="18"/>
                <w:rtl w:val="0"/>
              </w:rPr>
              <w:t xml:space="preserve">See Figure 11 and S-100 Appendix 4a-D. A new or new-edition S-412 dataset must have at least one coverage.</w:t>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552">
            <w:pPr>
              <w:widowControl w:val="0"/>
              <w:spacing w:after="120" w:line="240" w:lineRule="auto"/>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3">
            <w:pPr>
              <w:widowControl w:val="0"/>
              <w:spacing w:after="120" w:line="240" w:lineRule="auto"/>
              <w:rPr>
                <w:sz w:val="18"/>
                <w:szCs w:val="18"/>
              </w:rPr>
            </w:pPr>
            <w:r w:rsidDel="00000000" w:rsidR="00000000" w:rsidRPr="00000000">
              <w:rPr>
                <w:sz w:val="18"/>
                <w:szCs w:val="18"/>
                <w:rtl w:val="0"/>
              </w:rPr>
              <w:t xml:space="preserve">comment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4">
            <w:pPr>
              <w:widowControl w:val="0"/>
              <w:spacing w:after="120" w:line="240" w:lineRule="auto"/>
              <w:jc w:val="left"/>
              <w:rPr>
                <w:sz w:val="18"/>
                <w:szCs w:val="18"/>
              </w:rPr>
            </w:pPr>
            <w:r w:rsidDel="00000000" w:rsidR="00000000" w:rsidRPr="00000000">
              <w:rPr>
                <w:sz w:val="18"/>
                <w:szCs w:val="18"/>
                <w:rtl w:val="0"/>
              </w:rPr>
              <w:t xml:space="preserve">Any additional information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5">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6">
            <w:pPr>
              <w:widowControl w:val="0"/>
              <w:spacing w:after="120" w:line="240" w:lineRule="auto"/>
              <w:rPr>
                <w:sz w:val="18"/>
                <w:szCs w:val="18"/>
              </w:rPr>
            </w:pPr>
            <w:r w:rsidDel="00000000" w:rsidR="00000000" w:rsidRPr="00000000">
              <w:rPr>
                <w:sz w:val="18"/>
                <w:szCs w:val="18"/>
                <w:rtl w:val="0"/>
              </w:rPr>
              <w:t xml:space="preserve">CharacterString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7">
            <w:pPr>
              <w:widowControl w:val="0"/>
              <w:spacing w:after="120" w:line="240" w:lineRule="auto"/>
              <w:rPr>
                <w:sz w:val="18"/>
                <w:szCs w:val="18"/>
              </w:rPr>
            </w:pPr>
            <w:r w:rsidDel="00000000" w:rsidR="00000000" w:rsidRPr="00000000">
              <w:rPr>
                <w:sz w:val="18"/>
                <w:szCs w:val="18"/>
                <w:rtl w:val="0"/>
              </w:rPr>
              <w:t xml:space="preserve">Any additional Information </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58">
            <w:pPr>
              <w:spacing w:after="12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59">
            <w:pPr>
              <w:widowControl w:val="0"/>
              <w:spacing w:after="120" w:line="240" w:lineRule="auto"/>
              <w:rPr>
                <w:sz w:val="18"/>
                <w:szCs w:val="18"/>
              </w:rPr>
            </w:pPr>
            <w:r w:rsidDel="00000000" w:rsidR="00000000" w:rsidRPr="00000000">
              <w:rPr>
                <w:sz w:val="18"/>
                <w:szCs w:val="18"/>
                <w:rtl w:val="0"/>
              </w:rPr>
              <w:t xml:space="preserve">defaultLocale</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5A">
            <w:pPr>
              <w:widowControl w:val="0"/>
              <w:spacing w:after="120" w:line="240" w:lineRule="auto"/>
              <w:jc w:val="left"/>
              <w:rPr>
                <w:sz w:val="18"/>
                <w:szCs w:val="18"/>
              </w:rPr>
            </w:pPr>
            <w:r w:rsidDel="00000000" w:rsidR="00000000" w:rsidRPr="00000000">
              <w:rPr>
                <w:sz w:val="18"/>
                <w:szCs w:val="18"/>
                <w:rtl w:val="0"/>
              </w:rPr>
              <w:t xml:space="preserve">Default language and character set used in the dataset</w:t>
            </w:r>
          </w:p>
        </w:tc>
        <w:tc>
          <w:tcPr>
            <w:tcBorders>
              <w:top w:color="000000" w:space="0" w:sz="8" w:val="single"/>
              <w:left w:color="000000" w:space="0" w:sz="4" w:val="single"/>
              <w:bottom w:color="000000" w:space="0" w:sz="8" w:val="single"/>
              <w:right w:color="000000" w:space="0" w:sz="4" w:val="single"/>
            </w:tcBorders>
            <w:shd w:fill="auto" w:val="clear"/>
          </w:tcPr>
          <w:sdt>
            <w:sdtPr>
              <w:id w:val="-546258421"/>
              <w:tag w:val="goog_rdk_42"/>
            </w:sdtPr>
            <w:sdtContent>
              <w:p w:rsidR="00000000" w:rsidDel="00000000" w:rsidP="00000000" w:rsidRDefault="00000000" w:rsidRPr="00000000" w14:paraId="0000055B">
                <w:pPr>
                  <w:widowControl w:val="0"/>
                  <w:spacing w:after="120" w:line="240" w:lineRule="auto"/>
                  <w:rPr>
                    <w:ins w:author="Thomas Cervone-Richards - NOAA Federal" w:id="7" w:date="2025-06-17T18:38:24Z"/>
                    <w:sz w:val="18"/>
                    <w:szCs w:val="18"/>
                  </w:rPr>
                </w:pPr>
                <w:r w:rsidDel="00000000" w:rsidR="00000000" w:rsidRPr="00000000">
                  <w:rPr>
                    <w:sz w:val="18"/>
                    <w:szCs w:val="18"/>
                    <w:rtl w:val="0"/>
                  </w:rPr>
                  <w:t xml:space="preserve">0..1</w:t>
                </w:r>
                <w:sdt>
                  <w:sdtPr>
                    <w:id w:val="-724420424"/>
                    <w:tag w:val="goog_rdk_41"/>
                  </w:sdtPr>
                  <w:sdtContent>
                    <w:ins w:author="Thomas Cervone-Richards - NOAA Federal" w:id="7" w:date="2025-06-17T18:38:24Z">
                      <w:r w:rsidDel="00000000" w:rsidR="00000000" w:rsidRPr="00000000">
                        <w:rPr>
                          <w:rtl w:val="0"/>
                        </w:rPr>
                      </w:r>
                    </w:ins>
                  </w:sdtContent>
                </w:sdt>
              </w:p>
            </w:sdtContent>
          </w:sdt>
          <w:p w:rsidR="00000000" w:rsidDel="00000000" w:rsidP="00000000" w:rsidRDefault="00000000" w:rsidRPr="00000000" w14:paraId="0000055C">
            <w:pPr>
              <w:widowControl w:val="0"/>
              <w:spacing w:after="120" w:line="240" w:lineRule="auto"/>
              <w:rPr>
                <w:sz w:val="18"/>
                <w:szCs w:val="18"/>
              </w:rPr>
            </w:pPr>
            <w:sdt>
              <w:sdtPr>
                <w:id w:val="-2144464994"/>
                <w:tag w:val="goog_rdk_43"/>
              </w:sdtPr>
              <w:sdtContent>
                <w:ins w:author="Thomas Cervone-Richards - NOAA Federal" w:id="7" w:date="2025-06-17T18:38:24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5D">
            <w:pPr>
              <w:widowControl w:val="0"/>
              <w:spacing w:after="120" w:line="240" w:lineRule="auto"/>
              <w:rPr>
                <w:sz w:val="18"/>
                <w:szCs w:val="18"/>
              </w:rPr>
            </w:pPr>
            <w:r w:rsidDel="00000000" w:rsidR="00000000" w:rsidRPr="00000000">
              <w:rPr>
                <w:sz w:val="18"/>
                <w:szCs w:val="18"/>
                <w:rtl w:val="0"/>
              </w:rPr>
              <w:t xml:space="preserve">PT_Locale</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5E">
            <w:pPr>
              <w:widowControl w:val="0"/>
              <w:spacing w:after="120" w:line="240" w:lineRule="auto"/>
              <w:rPr>
                <w:sz w:val="18"/>
                <w:szCs w:val="18"/>
              </w:rPr>
            </w:pPr>
            <w:sdt>
              <w:sdtPr>
                <w:id w:val="-1005348385"/>
                <w:tag w:val="goog_rdk_44"/>
              </w:sdtPr>
              <w:sdtContent>
                <w:commentRangeStart w:id="19"/>
              </w:sdtContent>
            </w:sdt>
            <w:r w:rsidDel="00000000" w:rsidR="00000000" w:rsidRPr="00000000">
              <w:rPr>
                <w:sz w:val="18"/>
                <w:szCs w:val="18"/>
                <w:rtl w:val="0"/>
              </w:rPr>
              <w:t xml:space="preserve">See Figure 11 and S-100 Appendix 4a-D.</w:t>
            </w:r>
            <w:commentRangeEnd w:id="19"/>
            <w:r w:rsidDel="00000000" w:rsidR="00000000" w:rsidRPr="00000000">
              <w:commentReference w:id="19"/>
            </w:r>
            <w:r w:rsidDel="00000000" w:rsidR="00000000" w:rsidRPr="00000000">
              <w:rPr>
                <w:rtl w:val="0"/>
              </w:rPr>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5F">
            <w:pPr>
              <w:spacing w:after="12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60">
            <w:pPr>
              <w:widowControl w:val="0"/>
              <w:spacing w:after="120" w:line="240" w:lineRule="auto"/>
              <w:rPr>
                <w:sz w:val="18"/>
                <w:szCs w:val="18"/>
              </w:rPr>
            </w:pPr>
            <w:r w:rsidDel="00000000" w:rsidR="00000000" w:rsidRPr="00000000">
              <w:rPr>
                <w:sz w:val="18"/>
                <w:szCs w:val="18"/>
                <w:rtl w:val="0"/>
              </w:rPr>
              <w:t xml:space="preserve">otherLocale</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61">
            <w:pPr>
              <w:widowControl w:val="0"/>
              <w:spacing w:after="120" w:line="240" w:lineRule="auto"/>
              <w:jc w:val="left"/>
              <w:rPr>
                <w:sz w:val="18"/>
                <w:szCs w:val="18"/>
              </w:rPr>
            </w:pPr>
            <w:r w:rsidDel="00000000" w:rsidR="00000000" w:rsidRPr="00000000">
              <w:rPr>
                <w:sz w:val="18"/>
                <w:szCs w:val="18"/>
                <w:rtl w:val="0"/>
              </w:rPr>
              <w:t xml:space="preserve">Other languages and character sets used in the dataset</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62">
            <w:pPr>
              <w:spacing w:after="120" w:lineRule="auto"/>
              <w:jc w:val="center"/>
              <w:rPr>
                <w:sz w:val="18"/>
                <w:szCs w:val="18"/>
              </w:rPr>
            </w:pPr>
            <w:r w:rsidDel="00000000" w:rsidR="00000000" w:rsidRPr="00000000">
              <w:rPr>
                <w:sz w:val="18"/>
                <w:szCs w:val="18"/>
                <w:rtl w:val="0"/>
              </w:rPr>
              <w:t xml:space="preserve">0..*</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63">
            <w:pPr>
              <w:widowControl w:val="0"/>
              <w:spacing w:after="120" w:line="240" w:lineRule="auto"/>
              <w:rPr>
                <w:sz w:val="18"/>
                <w:szCs w:val="18"/>
              </w:rPr>
            </w:pPr>
            <w:r w:rsidDel="00000000" w:rsidR="00000000" w:rsidRPr="00000000">
              <w:rPr>
                <w:sz w:val="18"/>
                <w:szCs w:val="18"/>
                <w:rtl w:val="0"/>
              </w:rPr>
              <w:t xml:space="preserve">PT_Locale</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64">
            <w:pPr>
              <w:widowControl w:val="0"/>
              <w:spacing w:after="120" w:line="240" w:lineRule="auto"/>
              <w:rPr>
                <w:sz w:val="18"/>
                <w:szCs w:val="18"/>
              </w:rPr>
            </w:pPr>
            <w:r w:rsidDel="00000000" w:rsidR="00000000" w:rsidRPr="00000000">
              <w:rPr>
                <w:sz w:val="18"/>
                <w:szCs w:val="18"/>
                <w:rtl w:val="0"/>
              </w:rPr>
              <w:t xml:space="preserve">See Figure 11 and S-100 Appendix 4a-D.</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65">
            <w:pPr>
              <w:spacing w:after="12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66">
            <w:pPr>
              <w:widowControl w:val="0"/>
              <w:spacing w:after="120" w:line="240" w:lineRule="auto"/>
              <w:rPr>
                <w:sz w:val="18"/>
                <w:szCs w:val="18"/>
              </w:rPr>
            </w:pPr>
            <w:r w:rsidDel="00000000" w:rsidR="00000000" w:rsidRPr="00000000">
              <w:rPr>
                <w:sz w:val="18"/>
                <w:szCs w:val="18"/>
                <w:rtl w:val="0"/>
              </w:rPr>
              <w:t xml:space="preserve">metadataPointOfContact</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67">
            <w:pPr>
              <w:widowControl w:val="0"/>
              <w:spacing w:after="120" w:line="240" w:lineRule="auto"/>
              <w:jc w:val="left"/>
              <w:rPr>
                <w:sz w:val="18"/>
                <w:szCs w:val="18"/>
              </w:rPr>
            </w:pPr>
            <w:r w:rsidDel="00000000" w:rsidR="00000000" w:rsidRPr="00000000">
              <w:rPr>
                <w:sz w:val="18"/>
                <w:szCs w:val="18"/>
                <w:rtl w:val="0"/>
              </w:rPr>
              <w:t xml:space="preserve">Point of contact for metadata</w:t>
            </w:r>
          </w:p>
        </w:tc>
        <w:tc>
          <w:tcPr>
            <w:tcBorders>
              <w:top w:color="000000" w:space="0" w:sz="8" w:val="single"/>
              <w:left w:color="000000" w:space="0" w:sz="4" w:val="single"/>
              <w:bottom w:color="000000" w:space="0" w:sz="8" w:val="single"/>
              <w:right w:color="000000" w:space="0" w:sz="4" w:val="single"/>
            </w:tcBorders>
            <w:shd w:fill="auto" w:val="clear"/>
          </w:tcPr>
          <w:sdt>
            <w:sdtPr>
              <w:id w:val="-714721569"/>
              <w:tag w:val="goog_rdk_46"/>
            </w:sdtPr>
            <w:sdtContent>
              <w:p w:rsidR="00000000" w:rsidDel="00000000" w:rsidP="00000000" w:rsidRDefault="00000000" w:rsidRPr="00000000" w14:paraId="00000568">
                <w:pPr>
                  <w:widowControl w:val="0"/>
                  <w:spacing w:after="120" w:line="240" w:lineRule="auto"/>
                  <w:rPr>
                    <w:ins w:author="Thomas Cervone-Richards - NOAA Federal" w:id="8" w:date="2025-06-17T18:38:52Z"/>
                    <w:sz w:val="18"/>
                    <w:szCs w:val="18"/>
                  </w:rPr>
                </w:pPr>
                <w:r w:rsidDel="00000000" w:rsidR="00000000" w:rsidRPr="00000000">
                  <w:rPr>
                    <w:sz w:val="18"/>
                    <w:szCs w:val="18"/>
                    <w:rtl w:val="0"/>
                  </w:rPr>
                  <w:t xml:space="preserve">0..1</w:t>
                </w:r>
                <w:sdt>
                  <w:sdtPr>
                    <w:id w:val="1925811782"/>
                    <w:tag w:val="goog_rdk_45"/>
                  </w:sdtPr>
                  <w:sdtContent>
                    <w:ins w:author="Thomas Cervone-Richards - NOAA Federal" w:id="8" w:date="2025-06-17T18:38:52Z">
                      <w:r w:rsidDel="00000000" w:rsidR="00000000" w:rsidRPr="00000000">
                        <w:rPr>
                          <w:rtl w:val="0"/>
                        </w:rPr>
                      </w:r>
                    </w:ins>
                  </w:sdtContent>
                </w:sdt>
              </w:p>
            </w:sdtContent>
          </w:sdt>
          <w:p w:rsidR="00000000" w:rsidDel="00000000" w:rsidP="00000000" w:rsidRDefault="00000000" w:rsidRPr="00000000" w14:paraId="00000569">
            <w:pPr>
              <w:widowControl w:val="0"/>
              <w:spacing w:after="120" w:line="240" w:lineRule="auto"/>
              <w:rPr>
                <w:sz w:val="18"/>
                <w:szCs w:val="18"/>
              </w:rPr>
            </w:pPr>
            <w:sdt>
              <w:sdtPr>
                <w:id w:val="766809338"/>
                <w:tag w:val="goog_rdk_47"/>
              </w:sdtPr>
              <w:sdtContent>
                <w:ins w:author="Thomas Cervone-Richards - NOAA Federal" w:id="8" w:date="2025-06-17T18:38:52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6A">
            <w:pPr>
              <w:widowControl w:val="0"/>
              <w:spacing w:after="120" w:before="60" w:line="240" w:lineRule="auto"/>
              <w:rPr>
                <w:sz w:val="18"/>
                <w:szCs w:val="18"/>
              </w:rPr>
            </w:pPr>
            <w:r w:rsidDel="00000000" w:rsidR="00000000" w:rsidRPr="00000000">
              <w:rPr>
                <w:sz w:val="18"/>
                <w:szCs w:val="18"/>
                <w:rtl w:val="0"/>
              </w:rPr>
              <w:t xml:space="preserve">CI_Responsibility&gt;CI_Individual or</w:t>
            </w:r>
          </w:p>
          <w:p w:rsidR="00000000" w:rsidDel="00000000" w:rsidP="00000000" w:rsidRDefault="00000000" w:rsidRPr="00000000" w14:paraId="0000056B">
            <w:pPr>
              <w:widowControl w:val="0"/>
              <w:spacing w:after="120" w:line="240" w:lineRule="auto"/>
              <w:rPr>
                <w:sz w:val="18"/>
                <w:szCs w:val="18"/>
              </w:rPr>
            </w:pPr>
            <w:r w:rsidDel="00000000" w:rsidR="00000000" w:rsidRPr="00000000">
              <w:rPr>
                <w:sz w:val="18"/>
                <w:szCs w:val="18"/>
                <w:rtl w:val="0"/>
              </w:rPr>
              <w:t xml:space="preserve">CI_Responsibility&gt;CI_Organization</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6C">
            <w:pPr>
              <w:widowControl w:val="0"/>
              <w:spacing w:after="120" w:line="240" w:lineRule="auto"/>
              <w:rPr>
                <w:sz w:val="18"/>
                <w:szCs w:val="18"/>
              </w:rPr>
            </w:pPr>
            <w:sdt>
              <w:sdtPr>
                <w:id w:val="-1256656685"/>
                <w:tag w:val="goog_rdk_48"/>
              </w:sdtPr>
              <w:sdtContent>
                <w:commentRangeStart w:id="20"/>
              </w:sdtContent>
            </w:sdt>
            <w:r w:rsidDel="00000000" w:rsidR="00000000" w:rsidRPr="00000000">
              <w:rPr>
                <w:sz w:val="18"/>
                <w:szCs w:val="18"/>
                <w:rtl w:val="0"/>
              </w:rPr>
              <w:t xml:space="preserve">See S-100 Part 4a Tables 4a-2 and 4a-3.</w:t>
            </w:r>
            <w:commentRangeEnd w:id="20"/>
            <w:r w:rsidDel="00000000" w:rsidR="00000000" w:rsidRPr="00000000">
              <w:commentReference w:id="20"/>
            </w:r>
            <w:r w:rsidDel="00000000" w:rsidR="00000000" w:rsidRPr="00000000">
              <w:rPr>
                <w:rtl w:val="0"/>
              </w:rPr>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6D">
            <w:pPr>
              <w:spacing w:after="12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6E">
            <w:pPr>
              <w:widowControl w:val="0"/>
              <w:spacing w:after="120" w:line="240" w:lineRule="auto"/>
              <w:rPr>
                <w:sz w:val="18"/>
                <w:szCs w:val="18"/>
              </w:rPr>
            </w:pPr>
            <w:r w:rsidDel="00000000" w:rsidR="00000000" w:rsidRPr="00000000">
              <w:rPr>
                <w:sz w:val="18"/>
                <w:szCs w:val="18"/>
                <w:rtl w:val="0"/>
              </w:rPr>
              <w:t xml:space="preserve">metadataDateStamp</w:t>
            </w:r>
          </w:p>
          <w:p w:rsidR="00000000" w:rsidDel="00000000" w:rsidP="00000000" w:rsidRDefault="00000000" w:rsidRPr="00000000" w14:paraId="0000056F">
            <w:pPr>
              <w:widowControl w:val="0"/>
              <w:spacing w:after="120" w:line="240" w:lineRule="auto"/>
              <w:rPr>
                <w:sz w:val="18"/>
                <w:szCs w:val="18"/>
              </w:rPr>
            </w:pPr>
            <w:r w:rsidDel="00000000" w:rsidR="00000000" w:rsidRPr="00000000">
              <w:rPr>
                <w:rtl w:val="0"/>
              </w:rPr>
            </w:r>
          </w:p>
          <w:p w:rsidR="00000000" w:rsidDel="00000000" w:rsidP="00000000" w:rsidRDefault="00000000" w:rsidRPr="00000000" w14:paraId="00000570">
            <w:pPr>
              <w:widowControl w:val="0"/>
              <w:spacing w:after="120" w:line="240" w:lineRule="auto"/>
              <w:rPr>
                <w:sz w:val="18"/>
                <w:szCs w:val="18"/>
              </w:rPr>
            </w:pPr>
            <w:r w:rsidDel="00000000" w:rsidR="00000000" w:rsidRPr="00000000">
              <w:rPr>
                <w:rtl w:val="0"/>
              </w:rPr>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71">
            <w:pPr>
              <w:widowControl w:val="0"/>
              <w:spacing w:after="120" w:line="240" w:lineRule="auto"/>
              <w:jc w:val="left"/>
              <w:rPr>
                <w:sz w:val="18"/>
                <w:szCs w:val="18"/>
              </w:rPr>
            </w:pPr>
            <w:r w:rsidDel="00000000" w:rsidR="00000000" w:rsidRPr="00000000">
              <w:rPr>
                <w:sz w:val="18"/>
                <w:szCs w:val="18"/>
                <w:rtl w:val="0"/>
              </w:rPr>
              <w:t xml:space="preserve">Date stamp for metadata</w:t>
            </w:r>
          </w:p>
        </w:tc>
        <w:tc>
          <w:tcPr>
            <w:tcBorders>
              <w:top w:color="000000" w:space="0" w:sz="8" w:val="single"/>
              <w:left w:color="000000" w:space="0" w:sz="4" w:val="single"/>
              <w:bottom w:color="000000" w:space="0" w:sz="8" w:val="single"/>
              <w:right w:color="000000" w:space="0" w:sz="4" w:val="single"/>
            </w:tcBorders>
            <w:shd w:fill="auto" w:val="clear"/>
          </w:tcPr>
          <w:sdt>
            <w:sdtPr>
              <w:id w:val="-1997147919"/>
              <w:tag w:val="goog_rdk_50"/>
            </w:sdtPr>
            <w:sdtContent>
              <w:p w:rsidR="00000000" w:rsidDel="00000000" w:rsidP="00000000" w:rsidRDefault="00000000" w:rsidRPr="00000000" w14:paraId="00000572">
                <w:pPr>
                  <w:widowControl w:val="0"/>
                  <w:spacing w:after="120" w:line="240" w:lineRule="auto"/>
                  <w:rPr>
                    <w:ins w:author="Thomas Cervone-Richards - NOAA Federal" w:id="9" w:date="2025-06-17T18:39:18Z"/>
                    <w:sz w:val="18"/>
                    <w:szCs w:val="18"/>
                  </w:rPr>
                </w:pPr>
                <w:r w:rsidDel="00000000" w:rsidR="00000000" w:rsidRPr="00000000">
                  <w:rPr>
                    <w:sz w:val="18"/>
                    <w:szCs w:val="18"/>
                    <w:rtl w:val="0"/>
                  </w:rPr>
                  <w:t xml:space="preserve">0..1</w:t>
                </w:r>
                <w:sdt>
                  <w:sdtPr>
                    <w:id w:val="-228066643"/>
                    <w:tag w:val="goog_rdk_49"/>
                  </w:sdtPr>
                  <w:sdtContent>
                    <w:ins w:author="Thomas Cervone-Richards - NOAA Federal" w:id="9" w:date="2025-06-17T18:39:18Z">
                      <w:r w:rsidDel="00000000" w:rsidR="00000000" w:rsidRPr="00000000">
                        <w:rPr>
                          <w:rtl w:val="0"/>
                        </w:rPr>
                      </w:r>
                    </w:ins>
                  </w:sdtContent>
                </w:sdt>
              </w:p>
            </w:sdtContent>
          </w:sdt>
          <w:p w:rsidR="00000000" w:rsidDel="00000000" w:rsidP="00000000" w:rsidRDefault="00000000" w:rsidRPr="00000000" w14:paraId="00000573">
            <w:pPr>
              <w:widowControl w:val="0"/>
              <w:spacing w:after="120" w:line="240" w:lineRule="auto"/>
              <w:rPr>
                <w:sz w:val="18"/>
                <w:szCs w:val="18"/>
              </w:rPr>
            </w:pPr>
            <w:sdt>
              <w:sdtPr>
                <w:id w:val="1182118928"/>
                <w:tag w:val="goog_rdk_51"/>
              </w:sdtPr>
              <w:sdtContent>
                <w:ins w:author="Thomas Cervone-Richards - NOAA Federal" w:id="9" w:date="2025-06-17T18:39:18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74">
            <w:pPr>
              <w:widowControl w:val="0"/>
              <w:spacing w:after="120" w:line="240" w:lineRule="auto"/>
              <w:rPr>
                <w:sz w:val="18"/>
                <w:szCs w:val="18"/>
              </w:rPr>
            </w:pPr>
            <w:r w:rsidDel="00000000" w:rsidR="00000000" w:rsidRPr="00000000">
              <w:rPr>
                <w:sz w:val="18"/>
                <w:szCs w:val="18"/>
                <w:rtl w:val="0"/>
              </w:rPr>
              <w:t xml:space="preserve">Date</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75">
            <w:pPr>
              <w:widowControl w:val="0"/>
              <w:spacing w:after="120" w:line="240" w:lineRule="auto"/>
              <w:rPr>
                <w:sz w:val="18"/>
                <w:szCs w:val="18"/>
              </w:rPr>
            </w:pPr>
            <w:sdt>
              <w:sdtPr>
                <w:id w:val="2054942763"/>
                <w:tag w:val="goog_rdk_52"/>
              </w:sdtPr>
              <w:sdtContent>
                <w:commentRangeStart w:id="21"/>
              </w:sdtContent>
            </w:sdt>
            <w:r w:rsidDel="00000000" w:rsidR="00000000" w:rsidRPr="00000000">
              <w:rPr>
                <w:sz w:val="18"/>
                <w:szCs w:val="18"/>
                <w:rtl w:val="0"/>
              </w:rPr>
              <w:t xml:space="preserve">Metadata creation date, which may or may not be the dataset creation date</w:t>
            </w:r>
          </w:p>
        </w:tc>
      </w:tr>
      <w:tr>
        <w:trPr>
          <w:cantSplit w:val="0"/>
          <w:trHeight w:val="605.947265625"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76">
            <w:pPr>
              <w:spacing w:after="120" w:lineRule="auto"/>
              <w:rPr>
                <w:sz w:val="18"/>
                <w:szCs w:val="18"/>
              </w:rPr>
            </w:pPr>
            <w:commentRangeEnd w:id="21"/>
            <w:r w:rsidDel="00000000" w:rsidR="00000000" w:rsidRPr="00000000">
              <w:commentReference w:id="21"/>
            </w: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77">
            <w:pPr>
              <w:widowControl w:val="0"/>
              <w:spacing w:after="120" w:line="240" w:lineRule="auto"/>
              <w:rPr>
                <w:sz w:val="18"/>
                <w:szCs w:val="18"/>
              </w:rPr>
            </w:pPr>
            <w:r w:rsidDel="00000000" w:rsidR="00000000" w:rsidRPr="00000000">
              <w:rPr>
                <w:sz w:val="18"/>
                <w:szCs w:val="18"/>
                <w:rtl w:val="0"/>
              </w:rPr>
              <w:t xml:space="preserve">replacedData</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78">
            <w:pPr>
              <w:widowControl w:val="0"/>
              <w:spacing w:after="120" w:line="240" w:lineRule="auto"/>
              <w:jc w:val="left"/>
              <w:rPr>
                <w:sz w:val="18"/>
                <w:szCs w:val="18"/>
              </w:rPr>
            </w:pPr>
            <w:r w:rsidDel="00000000" w:rsidR="00000000" w:rsidRPr="00000000">
              <w:rPr>
                <w:sz w:val="18"/>
                <w:szCs w:val="18"/>
                <w:rtl w:val="0"/>
              </w:rPr>
              <w:t xml:space="preserve">Indicates if a cancelled dataset is replaced by another data file(s)</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79">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7A">
            <w:pPr>
              <w:widowControl w:val="0"/>
              <w:spacing w:after="120" w:line="240" w:lineRule="auto"/>
              <w:rPr>
                <w:sz w:val="18"/>
                <w:szCs w:val="18"/>
              </w:rPr>
            </w:pPr>
            <w:r w:rsidDel="00000000" w:rsidR="00000000" w:rsidRPr="00000000">
              <w:rPr>
                <w:sz w:val="18"/>
                <w:szCs w:val="18"/>
                <w:rtl w:val="0"/>
              </w:rPr>
              <w:t xml:space="preserve">Boolean</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7B">
            <w:pPr>
              <w:widowControl w:val="0"/>
              <w:spacing w:after="120" w:line="240" w:lineRule="auto"/>
              <w:rPr>
                <w:sz w:val="18"/>
                <w:szCs w:val="18"/>
              </w:rPr>
            </w:pPr>
            <w:r w:rsidDel="00000000" w:rsidR="00000000" w:rsidRPr="00000000">
              <w:rPr>
                <w:sz w:val="18"/>
                <w:szCs w:val="18"/>
                <w:rtl w:val="0"/>
              </w:rPr>
              <w:t xml:space="preserve">See Note</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7C">
            <w:pPr>
              <w:spacing w:after="12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7D">
            <w:pPr>
              <w:widowControl w:val="0"/>
              <w:spacing w:after="120" w:line="240" w:lineRule="auto"/>
              <w:rPr>
                <w:sz w:val="18"/>
                <w:szCs w:val="18"/>
              </w:rPr>
            </w:pPr>
            <w:r w:rsidDel="00000000" w:rsidR="00000000" w:rsidRPr="00000000">
              <w:rPr>
                <w:sz w:val="18"/>
                <w:szCs w:val="18"/>
                <w:rtl w:val="0"/>
              </w:rPr>
              <w:t xml:space="preserve">dataReplacement</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7E">
            <w:pPr>
              <w:widowControl w:val="0"/>
              <w:spacing w:after="120" w:line="240" w:lineRule="auto"/>
              <w:jc w:val="left"/>
              <w:rPr>
                <w:sz w:val="18"/>
                <w:szCs w:val="18"/>
              </w:rPr>
            </w:pPr>
            <w:r w:rsidDel="00000000" w:rsidR="00000000" w:rsidRPr="00000000">
              <w:rPr>
                <w:sz w:val="18"/>
                <w:szCs w:val="18"/>
                <w:rtl w:val="0"/>
              </w:rPr>
              <w:t xml:space="preserve">Dataset name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7F">
            <w:pPr>
              <w:widowControl w:val="0"/>
              <w:spacing w:after="120" w:line="240" w:lineRule="auto"/>
              <w:rPr>
                <w:sz w:val="18"/>
                <w:szCs w:val="18"/>
              </w:rPr>
            </w:pPr>
            <w:r w:rsidDel="00000000" w:rsidR="00000000" w:rsidRPr="00000000">
              <w:rPr>
                <w:sz w:val="18"/>
                <w:szCs w:val="18"/>
                <w:rtl w:val="0"/>
              </w:rPr>
              <w:t xml:space="preserve">0..*</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80">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81">
            <w:pPr>
              <w:widowControl w:val="0"/>
              <w:spacing w:after="120" w:line="240" w:lineRule="auto"/>
              <w:rPr>
                <w:sz w:val="18"/>
                <w:szCs w:val="18"/>
              </w:rPr>
            </w:pPr>
            <w:r w:rsidDel="00000000" w:rsidR="00000000" w:rsidRPr="00000000">
              <w:rPr>
                <w:sz w:val="18"/>
                <w:szCs w:val="18"/>
                <w:rtl w:val="0"/>
              </w:rPr>
              <w:t xml:space="preserve">A dataset may be replaced by 1 or more datasets</w:t>
            </w:r>
          </w:p>
          <w:p w:rsidR="00000000" w:rsidDel="00000000" w:rsidP="00000000" w:rsidRDefault="00000000" w:rsidRPr="00000000" w14:paraId="00000582">
            <w:pPr>
              <w:widowControl w:val="0"/>
              <w:spacing w:after="120" w:line="240" w:lineRule="auto"/>
              <w:rPr>
                <w:sz w:val="18"/>
                <w:szCs w:val="18"/>
              </w:rPr>
            </w:pPr>
            <w:r w:rsidDel="00000000" w:rsidR="00000000" w:rsidRPr="00000000">
              <w:rPr>
                <w:sz w:val="18"/>
                <w:szCs w:val="18"/>
                <w:rtl w:val="0"/>
              </w:rPr>
              <w:t xml:space="preserve">See Note</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83">
            <w:pPr>
              <w:spacing w:after="120" w:lineRule="auto"/>
              <w:rPr>
                <w:sz w:val="18"/>
                <w:szCs w:val="18"/>
              </w:rPr>
            </w:pPr>
            <w:r w:rsidDel="00000000" w:rsidR="00000000" w:rsidRPr="00000000">
              <w:rPr>
                <w:sz w:val="18"/>
                <w:szCs w:val="18"/>
                <w:rtl w:val="0"/>
              </w:rPr>
              <w:t xml:space="preserve">Attribute </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84">
            <w:pPr>
              <w:widowControl w:val="0"/>
              <w:spacing w:after="120" w:line="240" w:lineRule="auto"/>
              <w:rPr>
                <w:sz w:val="18"/>
                <w:szCs w:val="18"/>
              </w:rPr>
            </w:pPr>
            <w:r w:rsidDel="00000000" w:rsidR="00000000" w:rsidRPr="00000000">
              <w:rPr>
                <w:sz w:val="18"/>
                <w:szCs w:val="18"/>
                <w:rtl w:val="0"/>
              </w:rPr>
              <w:t xml:space="preserve">navigationPurpose</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85">
            <w:pPr>
              <w:widowControl w:val="0"/>
              <w:spacing w:after="120" w:line="240" w:lineRule="auto"/>
              <w:jc w:val="left"/>
              <w:rPr>
                <w:sz w:val="18"/>
                <w:szCs w:val="18"/>
              </w:rPr>
            </w:pPr>
            <w:r w:rsidDel="00000000" w:rsidR="00000000" w:rsidRPr="00000000">
              <w:rPr>
                <w:sz w:val="18"/>
                <w:szCs w:val="18"/>
                <w:rtl w:val="0"/>
              </w:rPr>
              <w:t xml:space="preserve">Classification of intended navigation purpose (for Catalogue indexing purposes)</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86">
            <w:pPr>
              <w:widowControl w:val="0"/>
              <w:spacing w:after="120" w:line="240" w:lineRule="auto"/>
              <w:rPr>
                <w:sz w:val="18"/>
                <w:szCs w:val="18"/>
              </w:rPr>
            </w:pPr>
            <w:r w:rsidDel="00000000" w:rsidR="00000000" w:rsidRPr="00000000">
              <w:rPr>
                <w:sz w:val="18"/>
                <w:szCs w:val="18"/>
                <w:rtl w:val="0"/>
              </w:rPr>
              <w:t xml:space="preserve">0..3 </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87">
            <w:pPr>
              <w:widowControl w:val="0"/>
              <w:spacing w:after="120" w:line="240" w:lineRule="auto"/>
              <w:rPr>
                <w:sz w:val="18"/>
                <w:szCs w:val="18"/>
              </w:rPr>
            </w:pPr>
            <w:r w:rsidDel="00000000" w:rsidR="00000000" w:rsidRPr="00000000">
              <w:rPr>
                <w:sz w:val="18"/>
                <w:szCs w:val="18"/>
                <w:rtl w:val="0"/>
              </w:rPr>
              <w:t xml:space="preserve">S100_NavigationPurpose</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88">
            <w:pPr>
              <w:widowControl w:val="0"/>
              <w:spacing w:after="120" w:line="240" w:lineRule="auto"/>
              <w:rPr>
                <w:sz w:val="18"/>
                <w:szCs w:val="18"/>
              </w:rPr>
            </w:pPr>
            <w:r w:rsidDel="00000000" w:rsidR="00000000" w:rsidRPr="00000000">
              <w:rPr>
                <w:sz w:val="18"/>
                <w:szCs w:val="18"/>
                <w:rtl w:val="0"/>
              </w:rPr>
              <w:t xml:space="preserve">If Product Specification is intended for creation of navigational products this attribute should be mandatory</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00ff00" w:val="clear"/>
          </w:tcPr>
          <w:p w:rsidR="00000000" w:rsidDel="00000000" w:rsidP="00000000" w:rsidRDefault="00000000" w:rsidRPr="00000000" w14:paraId="00000589">
            <w:pPr>
              <w:spacing w:after="120" w:lineRule="auto"/>
              <w:rPr>
                <w:sz w:val="18"/>
                <w:szCs w:val="18"/>
              </w:rPr>
            </w:pPr>
            <w:r w:rsidDel="00000000" w:rsidR="00000000" w:rsidRPr="00000000">
              <w:rPr>
                <w:sz w:val="18"/>
                <w:szCs w:val="18"/>
                <w:rtl w:val="0"/>
              </w:rPr>
              <w:t xml:space="preserve">Role</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8A">
            <w:pPr>
              <w:widowControl w:val="0"/>
              <w:spacing w:after="120" w:line="240" w:lineRule="auto"/>
              <w:rPr>
                <w:sz w:val="18"/>
                <w:szCs w:val="18"/>
              </w:rPr>
            </w:pPr>
            <w:r w:rsidDel="00000000" w:rsidR="00000000" w:rsidRPr="00000000">
              <w:rPr>
                <w:sz w:val="18"/>
                <w:szCs w:val="18"/>
                <w:rtl w:val="0"/>
              </w:rPr>
              <w:t xml:space="preserve">resourceMaintenance</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8B">
            <w:pPr>
              <w:widowControl w:val="0"/>
              <w:spacing w:after="120" w:line="240" w:lineRule="auto"/>
              <w:jc w:val="left"/>
              <w:rPr>
                <w:sz w:val="18"/>
                <w:szCs w:val="18"/>
              </w:rPr>
            </w:pPr>
            <w:r w:rsidDel="00000000" w:rsidR="00000000" w:rsidRPr="00000000">
              <w:rPr>
                <w:sz w:val="18"/>
                <w:szCs w:val="18"/>
                <w:rtl w:val="0"/>
              </w:rPr>
              <w:t xml:space="preserve">Information about the frequency of resource updates, and the scope of those updates</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8C">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8D">
            <w:pPr>
              <w:widowControl w:val="0"/>
              <w:spacing w:after="120" w:line="240" w:lineRule="auto"/>
              <w:rPr>
                <w:sz w:val="18"/>
                <w:szCs w:val="18"/>
              </w:rPr>
            </w:pPr>
            <w:r w:rsidDel="00000000" w:rsidR="00000000" w:rsidRPr="00000000">
              <w:rPr>
                <w:sz w:val="18"/>
                <w:szCs w:val="18"/>
                <w:rtl w:val="0"/>
              </w:rPr>
              <w:t xml:space="preserve">MD_MaintenanceInformation</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8E">
            <w:pPr>
              <w:widowControl w:val="0"/>
              <w:spacing w:after="120" w:line="240" w:lineRule="auto"/>
              <w:rPr>
                <w:sz w:val="18"/>
                <w:szCs w:val="18"/>
              </w:rPr>
            </w:pPr>
            <w:r w:rsidDel="00000000" w:rsidR="00000000" w:rsidRPr="00000000">
              <w:rPr>
                <w:sz w:val="18"/>
                <w:szCs w:val="18"/>
                <w:rtl w:val="0"/>
              </w:rPr>
              <w:t xml:space="preserve">S-100 restricts the multiplicity to 0..1 and adds specific restrictions on the ISO 19115 structure and content. See clause MD_MaintenaceInformation later in this Part</w:t>
            </w:r>
          </w:p>
          <w:p w:rsidR="00000000" w:rsidDel="00000000" w:rsidP="00000000" w:rsidRDefault="00000000" w:rsidRPr="00000000" w14:paraId="0000058F">
            <w:pPr>
              <w:widowControl w:val="0"/>
              <w:spacing w:after="120" w:line="240" w:lineRule="auto"/>
              <w:rPr>
                <w:sz w:val="18"/>
                <w:szCs w:val="18"/>
              </w:rPr>
            </w:pPr>
            <w:r w:rsidDel="00000000" w:rsidR="00000000" w:rsidRPr="00000000">
              <w:rPr>
                <w:sz w:val="18"/>
                <w:szCs w:val="18"/>
                <w:rtl w:val="0"/>
              </w:rPr>
              <w:t xml:space="preserve">Format: PnYnMnDTnHnMnS (XML built-in type for ISO 8601 duration). See clause 17-4.9</w:t>
            </w:r>
          </w:p>
        </w:tc>
      </w:tr>
      <w:tr>
        <w:trPr>
          <w:cantSplit w:val="0"/>
          <w:trHeight w:val="320" w:hRule="atLeast"/>
          <w:tblHeader w:val="0"/>
        </w:trPr>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90">
            <w:pPr>
              <w:widowControl w:val="0"/>
              <w:spacing w:after="120" w:line="240" w:lineRule="auto"/>
              <w:rPr>
                <w:sz w:val="18"/>
                <w:szCs w:val="18"/>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91">
            <w:pPr>
              <w:widowControl w:val="0"/>
              <w:spacing w:after="120" w:line="240" w:lineRule="auto"/>
              <w:rPr>
                <w:sz w:val="18"/>
                <w:szCs w:val="18"/>
              </w:rPr>
            </w:pPr>
            <w:r w:rsidDel="00000000" w:rsidR="00000000" w:rsidRPr="00000000">
              <w:rPr>
                <w:sz w:val="18"/>
                <w:szCs w:val="18"/>
                <w:rtl w:val="0"/>
              </w:rPr>
              <w:t xml:space="preserve">--</w:t>
            </w:r>
          </w:p>
        </w:tc>
        <w:tc>
          <w:tcPr>
            <w:tcBorders>
              <w:top w:color="000000" w:space="0" w:sz="8" w:val="single"/>
              <w:left w:color="000000" w:space="0" w:sz="0" w:val="nil"/>
              <w:bottom w:color="000000" w:space="0" w:sz="8" w:val="single"/>
              <w:right w:color="000000" w:space="0" w:sz="4" w:val="single"/>
            </w:tcBorders>
            <w:shd w:fill="auto" w:val="clear"/>
          </w:tcPr>
          <w:p w:rsidR="00000000" w:rsidDel="00000000" w:rsidP="00000000" w:rsidRDefault="00000000" w:rsidRPr="00000000" w14:paraId="00000592">
            <w:pPr>
              <w:widowControl w:val="0"/>
              <w:spacing w:after="120" w:line="240" w:lineRule="auto"/>
              <w:jc w:val="center"/>
              <w:rPr>
                <w:sz w:val="18"/>
                <w:szCs w:val="18"/>
              </w:rPr>
            </w:pPr>
            <w:r w:rsidDel="00000000" w:rsidR="00000000" w:rsidRPr="00000000">
              <w:rPr>
                <w:sz w:val="18"/>
                <w:szCs w:val="18"/>
                <w:rtl w:val="0"/>
              </w:rPr>
              <w:t xml:space="preserve">0..*</w:t>
            </w:r>
          </w:p>
        </w:tc>
        <w:tc>
          <w:tcPr>
            <w:tcBorders>
              <w:top w:color="000000" w:space="0" w:sz="8" w:val="single"/>
              <w:left w:color="000000" w:space="0" w:sz="4" w:val="single"/>
              <w:bottom w:color="000000" w:space="0" w:sz="8" w:val="single"/>
              <w:right w:color="000000" w:space="0" w:sz="4" w:val="single"/>
            </w:tcBorders>
            <w:shd w:fill="auto" w:val="clear"/>
          </w:tcPr>
          <w:p w:rsidR="00000000" w:rsidDel="00000000" w:rsidP="00000000" w:rsidRDefault="00000000" w:rsidRPr="00000000" w14:paraId="00000593">
            <w:pPr>
              <w:widowControl w:val="0"/>
              <w:spacing w:after="120" w:line="240" w:lineRule="auto"/>
              <w:rPr>
                <w:sz w:val="18"/>
                <w:szCs w:val="18"/>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594">
            <w:pPr>
              <w:widowControl w:val="0"/>
              <w:spacing w:after="120" w:line="240" w:lineRule="auto"/>
              <w:rPr>
                <w:sz w:val="18"/>
                <w:szCs w:val="18"/>
              </w:rPr>
            </w:pPr>
            <w:r w:rsidDel="00000000" w:rsidR="00000000" w:rsidRPr="00000000">
              <w:rPr>
                <w:sz w:val="18"/>
                <w:szCs w:val="18"/>
                <w:rtl w:val="0"/>
              </w:rPr>
              <w:t xml:space="preserve">Aggregation S100_SupportFileDiscoveryMetadata</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595">
            <w:pPr>
              <w:widowControl w:val="0"/>
              <w:spacing w:after="120" w:line="240" w:lineRule="auto"/>
              <w:rPr>
                <w:sz w:val="18"/>
                <w:szCs w:val="18"/>
              </w:rPr>
            </w:pPr>
            <w:r w:rsidDel="00000000" w:rsidR="00000000" w:rsidRPr="00000000">
              <w:rPr>
                <w:sz w:val="18"/>
                <w:szCs w:val="18"/>
                <w:rtl w:val="0"/>
              </w:rPr>
              <w:t xml:space="preserve">One for each support file linked to this dataset and present in the exchange set.</w:t>
            </w:r>
          </w:p>
        </w:tc>
      </w:tr>
    </w:tbl>
    <w:p w:rsidR="00000000" w:rsidDel="00000000" w:rsidP="00000000" w:rsidRDefault="00000000" w:rsidRPr="00000000" w14:paraId="00000596">
      <w:pPr>
        <w:spacing w:after="120" w:before="120" w:lineRule="auto"/>
        <w:rPr>
          <w:b w:val="1"/>
        </w:rPr>
      </w:pPr>
      <w:r w:rsidDel="00000000" w:rsidR="00000000" w:rsidRPr="00000000">
        <w:rPr>
          <w:b w:val="1"/>
          <w:rtl w:val="0"/>
        </w:rPr>
        <w:t xml:space="preserve">NOTES:</w:t>
      </w:r>
    </w:p>
    <w:p w:rsidR="00000000" w:rsidDel="00000000" w:rsidP="00000000" w:rsidRDefault="00000000" w:rsidRPr="00000000" w14:paraId="00000597">
      <w:pPr>
        <w:spacing w:after="120" w:before="120" w:lineRule="auto"/>
        <w:rPr>
          <w:b w:val="1"/>
        </w:rPr>
      </w:pPr>
      <w:r w:rsidDel="00000000" w:rsidR="00000000" w:rsidRPr="00000000">
        <w:rPr>
          <w:b w:val="1"/>
          <w:rtl w:val="0"/>
        </w:rPr>
        <w:t xml:space="preserve">Attribute </w:t>
      </w:r>
      <w:r w:rsidDel="00000000" w:rsidR="00000000" w:rsidRPr="00000000">
        <w:rPr>
          <w:b w:val="1"/>
          <w:i w:val="1"/>
          <w:rtl w:val="0"/>
        </w:rPr>
        <w:t xml:space="preserve">productSpecification</w:t>
      </w:r>
      <w:r w:rsidDel="00000000" w:rsidR="00000000" w:rsidRPr="00000000">
        <w:rPr>
          <w:b w:val="1"/>
          <w:rtl w:val="0"/>
        </w:rPr>
        <w:t xml:space="preserve">: The values of sub-attributes </w:t>
      </w:r>
      <w:r w:rsidDel="00000000" w:rsidR="00000000" w:rsidRPr="00000000">
        <w:rPr>
          <w:b w:val="1"/>
          <w:i w:val="1"/>
          <w:rtl w:val="0"/>
        </w:rPr>
        <w:t xml:space="preserve">name</w:t>
      </w:r>
      <w:r w:rsidDel="00000000" w:rsidR="00000000" w:rsidRPr="00000000">
        <w:rPr>
          <w:b w:val="1"/>
          <w:rtl w:val="0"/>
        </w:rPr>
        <w:t xml:space="preserve"> and </w:t>
      </w:r>
      <w:r w:rsidDel="00000000" w:rsidR="00000000" w:rsidRPr="00000000">
        <w:rPr>
          <w:b w:val="1"/>
          <w:i w:val="1"/>
          <w:rtl w:val="0"/>
        </w:rPr>
        <w:t xml:space="preserve">version</w:t>
      </w:r>
      <w:r w:rsidDel="00000000" w:rsidR="00000000" w:rsidRPr="00000000">
        <w:rPr>
          <w:b w:val="1"/>
          <w:rtl w:val="0"/>
        </w:rPr>
        <w:t xml:space="preserve"> must correspond to this version of the S-412 product specification. The value of the sub-attribute </w:t>
      </w:r>
      <w:r w:rsidDel="00000000" w:rsidR="00000000" w:rsidRPr="00000000">
        <w:rPr>
          <w:b w:val="1"/>
          <w:i w:val="1"/>
          <w:rtl w:val="0"/>
        </w:rPr>
        <w:t xml:space="preserve">number</w:t>
      </w:r>
      <w:r w:rsidDel="00000000" w:rsidR="00000000" w:rsidRPr="00000000">
        <w:rPr>
          <w:b w:val="1"/>
          <w:rtl w:val="0"/>
        </w:rPr>
        <w:t xml:space="preserve"> must be the number assigned to this version of the S-412 product specification in the GI registry.</w:t>
      </w:r>
    </w:p>
    <w:p w:rsidR="00000000" w:rsidDel="00000000" w:rsidP="00000000" w:rsidRDefault="00000000" w:rsidRPr="00000000" w14:paraId="00000598">
      <w:pPr>
        <w:spacing w:after="120" w:before="120" w:lineRule="auto"/>
        <w:rPr>
          <w:b w:val="1"/>
        </w:rPr>
      </w:pPr>
      <w:r w:rsidDel="00000000" w:rsidR="00000000" w:rsidRPr="00000000">
        <w:rPr>
          <w:rtl w:val="0"/>
        </w:rPr>
      </w:r>
    </w:p>
    <w:p w:rsidR="00000000" w:rsidDel="00000000" w:rsidP="00000000" w:rsidRDefault="00000000" w:rsidRPr="00000000" w14:paraId="00000599">
      <w:pPr>
        <w:tabs>
          <w:tab w:val="left" w:leader="none" w:pos="940"/>
          <w:tab w:val="left" w:leader="none" w:pos="1140"/>
          <w:tab w:val="left" w:leader="none" w:pos="1360"/>
          <w:tab w:val="left" w:leader="none" w:pos="940"/>
          <w:tab w:val="left" w:leader="none" w:pos="1140"/>
          <w:tab w:val="left" w:leader="none" w:pos="1360"/>
        </w:tabs>
        <w:rPr/>
      </w:pPr>
      <w:r w:rsidDel="00000000" w:rsidR="00000000" w:rsidRPr="00000000">
        <w:rPr>
          <w:rtl w:val="0"/>
        </w:rPr>
      </w:r>
    </w:p>
    <w:p w:rsidR="00000000" w:rsidDel="00000000" w:rsidP="00000000" w:rsidRDefault="00000000" w:rsidRPr="00000000" w14:paraId="0000059A">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273.6" w:hanging="273.6"/>
        <w:rPr/>
      </w:pPr>
      <w:bookmarkStart w:colFirst="0" w:colLast="0" w:name="_heading=h.9habntww1hoo" w:id="134"/>
      <w:bookmarkEnd w:id="134"/>
      <w:r w:rsidDel="00000000" w:rsidR="00000000" w:rsidRPr="00000000">
        <w:rPr>
          <w:rtl w:val="0"/>
        </w:rPr>
        <w:t xml:space="preserve">S100_DataCoverage</w:t>
      </w:r>
    </w:p>
    <w:tbl>
      <w:tblPr>
        <w:tblStyle w:val="Table5"/>
        <w:tblW w:w="11565.0" w:type="dxa"/>
        <w:jc w:val="left"/>
        <w:tblInd w:w="-12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1712.9999999999998"/>
        <w:gridCol w:w="2727.0000000000005"/>
        <w:gridCol w:w="825"/>
        <w:gridCol w:w="1410"/>
        <w:gridCol w:w="3975"/>
        <w:tblGridChange w:id="0">
          <w:tblGrid>
            <w:gridCol w:w="915"/>
            <w:gridCol w:w="1712.9999999999998"/>
            <w:gridCol w:w="2727.0000000000005"/>
            <w:gridCol w:w="825"/>
            <w:gridCol w:w="1410"/>
            <w:gridCol w:w="3975"/>
          </w:tblGrid>
        </w:tblGridChange>
      </w:tblGrid>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vAlign w:val="center"/>
          </w:tcPr>
          <w:p w:rsidR="00000000" w:rsidDel="00000000" w:rsidP="00000000" w:rsidRDefault="00000000" w:rsidRPr="00000000" w14:paraId="0000059B">
            <w:pPr>
              <w:widowControl w:val="0"/>
              <w:spacing w:after="120" w:line="240" w:lineRule="auto"/>
              <w:rPr>
                <w:b w:val="1"/>
                <w:sz w:val="18"/>
                <w:szCs w:val="18"/>
              </w:rPr>
            </w:pPr>
            <w:r w:rsidDel="00000000" w:rsidR="00000000" w:rsidRPr="00000000">
              <w:rPr>
                <w:b w:val="1"/>
                <w:sz w:val="18"/>
                <w:szCs w:val="18"/>
                <w:rtl w:val="0"/>
              </w:rPr>
              <w:t xml:space="preserve">Role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vAlign w:val="center"/>
          </w:tcPr>
          <w:p w:rsidR="00000000" w:rsidDel="00000000" w:rsidP="00000000" w:rsidRDefault="00000000" w:rsidRPr="00000000" w14:paraId="0000059C">
            <w:pPr>
              <w:widowControl w:val="0"/>
              <w:spacing w:after="120" w:line="240" w:lineRule="auto"/>
              <w:rPr>
                <w:sz w:val="18"/>
                <w:szCs w:val="18"/>
              </w:rPr>
            </w:pPr>
            <w:r w:rsidDel="00000000" w:rsidR="00000000" w:rsidRPr="00000000">
              <w:rPr>
                <w:b w:val="1"/>
                <w:sz w:val="18"/>
                <w:szCs w:val="18"/>
                <w:rtl w:val="0"/>
              </w:rPr>
              <w:t xml:space="preserve">Name</w:t>
            </w: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vAlign w:val="center"/>
          </w:tcPr>
          <w:p w:rsidR="00000000" w:rsidDel="00000000" w:rsidP="00000000" w:rsidRDefault="00000000" w:rsidRPr="00000000" w14:paraId="0000059D">
            <w:pPr>
              <w:widowControl w:val="0"/>
              <w:spacing w:after="120" w:line="240" w:lineRule="auto"/>
              <w:rPr>
                <w:b w:val="1"/>
                <w:sz w:val="18"/>
                <w:szCs w:val="18"/>
              </w:rPr>
            </w:pPr>
            <w:r w:rsidDel="00000000" w:rsidR="00000000" w:rsidRPr="00000000">
              <w:rPr>
                <w:b w:val="1"/>
                <w:sz w:val="18"/>
                <w:szCs w:val="18"/>
                <w:rtl w:val="0"/>
              </w:rPr>
              <w:t xml:space="preserve">Description</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vAlign w:val="center"/>
          </w:tcPr>
          <w:p w:rsidR="00000000" w:rsidDel="00000000" w:rsidP="00000000" w:rsidRDefault="00000000" w:rsidRPr="00000000" w14:paraId="0000059E">
            <w:pPr>
              <w:widowControl w:val="0"/>
              <w:spacing w:after="120" w:line="240" w:lineRule="auto"/>
              <w:rPr>
                <w:sz w:val="18"/>
                <w:szCs w:val="18"/>
              </w:rPr>
            </w:pPr>
            <w:r w:rsidDel="00000000" w:rsidR="00000000" w:rsidRPr="00000000">
              <w:rPr>
                <w:b w:val="1"/>
                <w:sz w:val="18"/>
                <w:szCs w:val="18"/>
                <w:rtl w:val="0"/>
              </w:rPr>
              <w:t xml:space="preserve">Multi</w:t>
            </w: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vAlign w:val="center"/>
          </w:tcPr>
          <w:p w:rsidR="00000000" w:rsidDel="00000000" w:rsidP="00000000" w:rsidRDefault="00000000" w:rsidRPr="00000000" w14:paraId="0000059F">
            <w:pPr>
              <w:widowControl w:val="0"/>
              <w:spacing w:after="120" w:line="240" w:lineRule="auto"/>
              <w:rPr>
                <w:b w:val="1"/>
                <w:sz w:val="18"/>
                <w:szCs w:val="18"/>
              </w:rPr>
            </w:pPr>
            <w:r w:rsidDel="00000000" w:rsidR="00000000" w:rsidRPr="00000000">
              <w:rPr>
                <w:b w:val="1"/>
                <w:sz w:val="18"/>
                <w:szCs w:val="18"/>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vAlign w:val="center"/>
          </w:tcPr>
          <w:p w:rsidR="00000000" w:rsidDel="00000000" w:rsidP="00000000" w:rsidRDefault="00000000" w:rsidRPr="00000000" w14:paraId="000005A0">
            <w:pPr>
              <w:widowControl w:val="0"/>
              <w:spacing w:after="120" w:line="240" w:lineRule="auto"/>
              <w:rPr>
                <w:sz w:val="18"/>
                <w:szCs w:val="18"/>
              </w:rPr>
            </w:pPr>
            <w:r w:rsidDel="00000000" w:rsidR="00000000" w:rsidRPr="00000000">
              <w:rPr>
                <w:b w:val="1"/>
                <w:sz w:val="18"/>
                <w:szCs w:val="18"/>
                <w:rtl w:val="0"/>
              </w:rPr>
              <w:t xml:space="preserve">Remarks</w:t>
            </w:r>
            <w:r w:rsidDel="00000000" w:rsidR="00000000" w:rsidRPr="00000000">
              <w:rPr>
                <w:rtl w:val="0"/>
              </w:rPr>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00ff00" w:val="clear"/>
            <w:tcMar>
              <w:top w:w="29.0" w:type="dxa"/>
              <w:left w:w="115.0" w:type="dxa"/>
              <w:bottom w:w="29.0" w:type="dxa"/>
              <w:right w:w="115.0" w:type="dxa"/>
            </w:tcMar>
          </w:tcPr>
          <w:p w:rsidR="00000000" w:rsidDel="00000000" w:rsidP="00000000" w:rsidRDefault="00000000" w:rsidRPr="00000000" w14:paraId="000005A1">
            <w:pPr>
              <w:widowControl w:val="0"/>
              <w:spacing w:after="120" w:line="240" w:lineRule="auto"/>
              <w:rPr>
                <w:sz w:val="18"/>
                <w:szCs w:val="18"/>
              </w:rPr>
            </w:pPr>
            <w:r w:rsidDel="00000000" w:rsidR="00000000" w:rsidRPr="00000000">
              <w:rPr>
                <w:sz w:val="18"/>
                <w:szCs w:val="18"/>
                <w:rtl w:val="0"/>
              </w:rPr>
              <w:t xml:space="preserve">Class</w:t>
            </w:r>
          </w:p>
        </w:tc>
        <w:tc>
          <w:tcPr>
            <w:tcBorders>
              <w:top w:color="000000" w:space="0" w:sz="8" w:val="single"/>
              <w:left w:color="000000" w:space="0" w:sz="4" w:val="single"/>
              <w:bottom w:color="000000" w:space="0" w:sz="8" w:val="single"/>
              <w:right w:color="000000" w:space="0" w:sz="4" w:val="single"/>
            </w:tcBorders>
            <w:shd w:fill="00ff00" w:val="clear"/>
            <w:tcMar>
              <w:top w:w="29.0" w:type="dxa"/>
              <w:left w:w="115.0" w:type="dxa"/>
              <w:bottom w:w="29.0" w:type="dxa"/>
              <w:right w:w="115.0" w:type="dxa"/>
            </w:tcMar>
          </w:tcPr>
          <w:p w:rsidR="00000000" w:rsidDel="00000000" w:rsidP="00000000" w:rsidRDefault="00000000" w:rsidRPr="00000000" w14:paraId="000005A2">
            <w:pPr>
              <w:widowControl w:val="0"/>
              <w:spacing w:after="120" w:line="240" w:lineRule="auto"/>
              <w:rPr>
                <w:sz w:val="18"/>
                <w:szCs w:val="18"/>
              </w:rPr>
            </w:pPr>
            <w:r w:rsidDel="00000000" w:rsidR="00000000" w:rsidRPr="00000000">
              <w:rPr>
                <w:sz w:val="18"/>
                <w:szCs w:val="18"/>
                <w:rtl w:val="0"/>
              </w:rPr>
              <w:t xml:space="preserve">S100_DataCoverage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A3">
            <w:pPr>
              <w:widowControl w:val="0"/>
              <w:spacing w:after="120" w:line="240" w:lineRule="auto"/>
              <w:rPr>
                <w:sz w:val="18"/>
                <w:szCs w:val="18"/>
              </w:rPr>
            </w:pPr>
            <w:r w:rsidDel="00000000" w:rsidR="00000000" w:rsidRPr="00000000">
              <w:rPr>
                <w:sz w:val="18"/>
                <w:szCs w:val="18"/>
                <w:rtl w:val="0"/>
              </w:rPr>
              <w:t xml:space="preserve">A spatial extent where data is provided; and the display scale information for the provided data.</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A4">
            <w:pPr>
              <w:widowControl w:val="0"/>
              <w:spacing w:after="120" w:line="240" w:lineRule="auto"/>
              <w:rPr>
                <w:sz w:val="18"/>
                <w:szCs w:val="18"/>
              </w:rPr>
            </w:pPr>
            <w:r w:rsidDel="00000000" w:rsidR="00000000" w:rsidRPr="00000000">
              <w:rPr>
                <w:sz w:val="18"/>
                <w:szCs w:val="18"/>
                <w:rtl w:val="0"/>
              </w:rPr>
              <w:t xml:space="preserve">-</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A5">
            <w:pPr>
              <w:widowControl w:val="0"/>
              <w:spacing w:after="120" w:line="240" w:lineRule="auto"/>
              <w:rPr>
                <w:sz w:val="18"/>
                <w:szCs w:val="18"/>
              </w:rPr>
            </w:pPr>
            <w:r w:rsidDel="00000000" w:rsidR="00000000" w:rsidRPr="00000000">
              <w:rPr>
                <w:sz w:val="18"/>
                <w:szCs w:val="18"/>
                <w:rtl w:val="0"/>
              </w:rPr>
              <w:t xml:space="preserve">-</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sdt>
            <w:sdtPr>
              <w:id w:val="1810394657"/>
              <w:tag w:val="goog_rdk_54"/>
            </w:sdtPr>
            <w:sdtContent>
              <w:p w:rsidR="00000000" w:rsidDel="00000000" w:rsidP="00000000" w:rsidRDefault="00000000" w:rsidRPr="00000000" w14:paraId="000005A6">
                <w:pPr>
                  <w:widowControl w:val="0"/>
                  <w:spacing w:after="120" w:line="240" w:lineRule="auto"/>
                  <w:rPr>
                    <w:ins w:author="Thomas Cervone-Richards - NOAA Federal" w:id="10" w:date="2025-06-17T18:40:07Z"/>
                    <w:sz w:val="18"/>
                    <w:szCs w:val="18"/>
                  </w:rPr>
                </w:pPr>
                <w:r w:rsidDel="00000000" w:rsidR="00000000" w:rsidRPr="00000000">
                  <w:rPr>
                    <w:sz w:val="18"/>
                    <w:szCs w:val="18"/>
                    <w:rtl w:val="0"/>
                  </w:rPr>
                  <w:t xml:space="preserve">This field is used by user systems as part of the data loading and unloading algorithms and is strongly encouraged that Product Specifications mandate the use of one or more of the displayScale provided as part of S100_DataCoverage</w:t>
                </w:r>
                <w:sdt>
                  <w:sdtPr>
                    <w:id w:val="1637766093"/>
                    <w:tag w:val="goog_rdk_53"/>
                  </w:sdtPr>
                  <w:sdtContent>
                    <w:ins w:author="Thomas Cervone-Richards - NOAA Federal" w:id="10" w:date="2025-06-17T18:40:07Z">
                      <w:r w:rsidDel="00000000" w:rsidR="00000000" w:rsidRPr="00000000">
                        <w:rPr>
                          <w:rtl w:val="0"/>
                        </w:rPr>
                      </w:r>
                    </w:ins>
                  </w:sdtContent>
                </w:sdt>
              </w:p>
            </w:sdtContent>
          </w:sdt>
          <w:p w:rsidR="00000000" w:rsidDel="00000000" w:rsidP="00000000" w:rsidRDefault="00000000" w:rsidRPr="00000000" w14:paraId="000005A7">
            <w:pPr>
              <w:widowControl w:val="0"/>
              <w:spacing w:after="120" w:line="240" w:lineRule="auto"/>
              <w:rPr>
                <w:sz w:val="18"/>
                <w:szCs w:val="18"/>
              </w:rPr>
            </w:pPr>
            <w:sdt>
              <w:sdtPr>
                <w:id w:val="721750009"/>
                <w:tag w:val="goog_rdk_55"/>
              </w:sdtPr>
              <w:sdtContent>
                <w:ins w:author="Thomas Cervone-Richards - NOAA Federal" w:id="10" w:date="2025-06-17T18:40:07Z">
                  <w:r w:rsidDel="00000000" w:rsidR="00000000" w:rsidRPr="00000000">
                    <w:rPr>
                      <w:sz w:val="18"/>
                      <w:szCs w:val="18"/>
                      <w:rtl w:val="0"/>
                    </w:rPr>
                    <w:t xml:space="preserve">Old Doc: </w:t>
                  </w:r>
                  <w:r w:rsidDel="00000000" w:rsidR="00000000" w:rsidRPr="00000000">
                    <w:rPr>
                      <w:sz w:val="18"/>
                      <w:szCs w:val="18"/>
                      <w:rtl w:val="0"/>
                    </w:rPr>
                    <w:t xml:space="preserve">The S-100 attributes optimumDisplayScale and minimumDisplayScale are not used in S-412.</w:t>
                  </w:r>
                </w:ins>
              </w:sdtContent>
            </w:sdt>
            <w:r w:rsidDel="00000000" w:rsidR="00000000" w:rsidRPr="00000000">
              <w:rPr>
                <w:rtl w:val="0"/>
              </w:rPr>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00ff00" w:val="clear"/>
            <w:tcMar>
              <w:top w:w="29.0" w:type="dxa"/>
              <w:left w:w="115.0" w:type="dxa"/>
              <w:bottom w:w="29.0" w:type="dxa"/>
              <w:right w:w="115.0" w:type="dxa"/>
            </w:tcMar>
          </w:tcPr>
          <w:p w:rsidR="00000000" w:rsidDel="00000000" w:rsidP="00000000" w:rsidRDefault="00000000" w:rsidRPr="00000000" w14:paraId="000005A8">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00ff00" w:val="clear"/>
            <w:tcMar>
              <w:top w:w="29.0" w:type="dxa"/>
              <w:left w:w="115.0" w:type="dxa"/>
              <w:bottom w:w="29.0" w:type="dxa"/>
              <w:right w:w="115.0" w:type="dxa"/>
            </w:tcMar>
          </w:tcPr>
          <w:p w:rsidR="00000000" w:rsidDel="00000000" w:rsidP="00000000" w:rsidRDefault="00000000" w:rsidRPr="00000000" w14:paraId="000005A9">
            <w:pPr>
              <w:widowControl w:val="0"/>
              <w:spacing w:after="120" w:line="240" w:lineRule="auto"/>
              <w:rPr>
                <w:sz w:val="18"/>
                <w:szCs w:val="18"/>
              </w:rPr>
            </w:pPr>
            <w:r w:rsidDel="00000000" w:rsidR="00000000" w:rsidRPr="00000000">
              <w:rPr>
                <w:sz w:val="18"/>
                <w:szCs w:val="18"/>
                <w:rtl w:val="0"/>
              </w:rPr>
              <w:t xml:space="preserve">boundingPolygon</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AA">
            <w:pPr>
              <w:widowControl w:val="0"/>
              <w:spacing w:after="120" w:line="240" w:lineRule="auto"/>
              <w:rPr>
                <w:sz w:val="18"/>
                <w:szCs w:val="18"/>
              </w:rPr>
            </w:pPr>
            <w:r w:rsidDel="00000000" w:rsidR="00000000" w:rsidRPr="00000000">
              <w:rPr>
                <w:sz w:val="18"/>
                <w:szCs w:val="18"/>
                <w:rtl w:val="0"/>
              </w:rPr>
              <w:t xml:space="preserve">A polygon which defines the actual data limit </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sdt>
            <w:sdtPr>
              <w:id w:val="-1967615884"/>
              <w:tag w:val="goog_rdk_57"/>
            </w:sdtPr>
            <w:sdtContent>
              <w:p w:rsidR="00000000" w:rsidDel="00000000" w:rsidP="00000000" w:rsidRDefault="00000000" w:rsidRPr="00000000" w14:paraId="000005AB">
                <w:pPr>
                  <w:widowControl w:val="0"/>
                  <w:spacing w:after="120" w:line="240" w:lineRule="auto"/>
                  <w:rPr>
                    <w:ins w:author="Thomas Cervone-Richards - NOAA Federal" w:id="11" w:date="2025-06-17T18:40:35Z"/>
                    <w:sz w:val="18"/>
                    <w:szCs w:val="18"/>
                  </w:rPr>
                </w:pPr>
                <w:r w:rsidDel="00000000" w:rsidR="00000000" w:rsidRPr="00000000">
                  <w:rPr>
                    <w:sz w:val="18"/>
                    <w:szCs w:val="18"/>
                    <w:rtl w:val="0"/>
                  </w:rPr>
                  <w:t xml:space="preserve">1</w:t>
                </w:r>
                <w:sdt>
                  <w:sdtPr>
                    <w:id w:val="-2029884425"/>
                    <w:tag w:val="goog_rdk_56"/>
                  </w:sdtPr>
                  <w:sdtContent>
                    <w:ins w:author="Thomas Cervone-Richards - NOAA Federal" w:id="11" w:date="2025-06-17T18:40:35Z">
                      <w:r w:rsidDel="00000000" w:rsidR="00000000" w:rsidRPr="00000000">
                        <w:rPr>
                          <w:rtl w:val="0"/>
                        </w:rPr>
                      </w:r>
                    </w:ins>
                  </w:sdtContent>
                </w:sdt>
              </w:p>
            </w:sdtContent>
          </w:sdt>
          <w:p w:rsidR="00000000" w:rsidDel="00000000" w:rsidP="00000000" w:rsidRDefault="00000000" w:rsidRPr="00000000" w14:paraId="000005AC">
            <w:pPr>
              <w:widowControl w:val="0"/>
              <w:spacing w:after="120" w:line="240" w:lineRule="auto"/>
              <w:rPr>
                <w:sz w:val="18"/>
                <w:szCs w:val="18"/>
              </w:rPr>
            </w:pPr>
            <w:sdt>
              <w:sdtPr>
                <w:id w:val="-11808599"/>
                <w:tag w:val="goog_rdk_58"/>
              </w:sdtPr>
              <w:sdtContent>
                <w:ins w:author="Thomas Cervone-Richards - NOAA Federal" w:id="11" w:date="2025-06-17T18:40:35Z">
                  <w:r w:rsidDel="00000000" w:rsidR="00000000" w:rsidRPr="00000000">
                    <w:rPr>
                      <w:sz w:val="18"/>
                      <w:szCs w:val="18"/>
                      <w:rtl w:val="0"/>
                    </w:rPr>
                    <w:t xml:space="preserve">OD: 1..*</w:t>
                  </w:r>
                </w:ins>
              </w:sdtContent>
            </w:sdt>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AD">
            <w:pPr>
              <w:widowControl w:val="0"/>
              <w:spacing w:after="120" w:line="240" w:lineRule="auto"/>
              <w:rPr>
                <w:sz w:val="18"/>
                <w:szCs w:val="18"/>
              </w:rPr>
            </w:pPr>
            <w:r w:rsidDel="00000000" w:rsidR="00000000" w:rsidRPr="00000000">
              <w:rPr>
                <w:sz w:val="18"/>
                <w:szCs w:val="18"/>
                <w:rtl w:val="0"/>
              </w:rPr>
              <w:t xml:space="preserve">EX_BoundingPolygon</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AE">
            <w:pPr>
              <w:widowControl w:val="0"/>
              <w:spacing w:after="120" w:line="240" w:lineRule="auto"/>
              <w:rPr>
                <w:sz w:val="18"/>
                <w:szCs w:val="18"/>
              </w:rPr>
            </w:pPr>
            <w:r w:rsidDel="00000000" w:rsidR="00000000" w:rsidRPr="00000000">
              <w:rPr>
                <w:sz w:val="18"/>
                <w:szCs w:val="18"/>
                <w:rtl w:val="0"/>
              </w:rPr>
              <w:t xml:space="preserve">The extent of the dataset limits</w:t>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AF">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0">
            <w:pPr>
              <w:widowControl w:val="0"/>
              <w:spacing w:after="120" w:line="240" w:lineRule="auto"/>
              <w:rPr>
                <w:sz w:val="18"/>
                <w:szCs w:val="18"/>
              </w:rPr>
            </w:pPr>
            <w:r w:rsidDel="00000000" w:rsidR="00000000" w:rsidRPr="00000000">
              <w:rPr>
                <w:sz w:val="18"/>
                <w:szCs w:val="18"/>
                <w:rtl w:val="0"/>
              </w:rPr>
              <w:t xml:space="preserve">temporalExtent</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1">
            <w:pPr>
              <w:widowControl w:val="0"/>
              <w:spacing w:after="120" w:line="240" w:lineRule="auto"/>
              <w:rPr>
                <w:sz w:val="18"/>
                <w:szCs w:val="18"/>
              </w:rPr>
            </w:pPr>
            <w:r w:rsidDel="00000000" w:rsidR="00000000" w:rsidRPr="00000000">
              <w:rPr>
                <w:sz w:val="18"/>
                <w:szCs w:val="18"/>
                <w:rtl w:val="0"/>
              </w:rPr>
              <w:t xml:space="preserve">Specification of the temporal extent of the coverage</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2">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3">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4">
            <w:pPr>
              <w:widowControl w:val="0"/>
              <w:spacing w:after="120" w:line="240" w:lineRule="auto"/>
              <w:rPr>
                <w:sz w:val="18"/>
                <w:szCs w:val="18"/>
              </w:rPr>
            </w:pPr>
            <w:r w:rsidDel="00000000" w:rsidR="00000000" w:rsidRPr="00000000">
              <w:rPr>
                <w:sz w:val="18"/>
                <w:szCs w:val="18"/>
                <w:rtl w:val="0"/>
              </w:rPr>
              <w:t xml:space="preserve">A polygon which defines the actual data limit</w:t>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5">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6">
            <w:pPr>
              <w:widowControl w:val="0"/>
              <w:spacing w:after="120" w:line="240" w:lineRule="auto"/>
              <w:rPr>
                <w:sz w:val="18"/>
                <w:szCs w:val="18"/>
              </w:rPr>
            </w:pPr>
            <w:r w:rsidDel="00000000" w:rsidR="00000000" w:rsidRPr="00000000">
              <w:rPr>
                <w:sz w:val="18"/>
                <w:szCs w:val="18"/>
                <w:rtl w:val="0"/>
              </w:rPr>
              <w:t xml:space="preserve">optimumDisplayScale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7">
            <w:pPr>
              <w:widowControl w:val="0"/>
              <w:spacing w:after="120" w:line="240" w:lineRule="auto"/>
              <w:rPr>
                <w:sz w:val="18"/>
                <w:szCs w:val="18"/>
              </w:rPr>
            </w:pPr>
            <w:r w:rsidDel="00000000" w:rsidR="00000000" w:rsidRPr="00000000">
              <w:rPr>
                <w:sz w:val="18"/>
                <w:szCs w:val="18"/>
                <w:rtl w:val="0"/>
              </w:rPr>
              <w:t xml:space="preserve">The scale with which the data is optimally displayed</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8">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9">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BA">
            <w:pPr>
              <w:widowControl w:val="0"/>
              <w:spacing w:after="120" w:line="240" w:lineRule="auto"/>
              <w:rPr>
                <w:sz w:val="18"/>
                <w:szCs w:val="18"/>
              </w:rPr>
            </w:pPr>
            <w:r w:rsidDel="00000000" w:rsidR="00000000" w:rsidRPr="00000000">
              <w:rPr>
                <w:sz w:val="18"/>
                <w:szCs w:val="18"/>
                <w:rtl w:val="0"/>
              </w:rPr>
              <w:t xml:space="preserve">Example: A scale of 1:25000 is encoded as 25000</w:t>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B">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C">
            <w:pPr>
              <w:widowControl w:val="0"/>
              <w:spacing w:after="120" w:line="240" w:lineRule="auto"/>
              <w:rPr>
                <w:sz w:val="18"/>
                <w:szCs w:val="18"/>
              </w:rPr>
            </w:pPr>
            <w:r w:rsidDel="00000000" w:rsidR="00000000" w:rsidRPr="00000000">
              <w:rPr>
                <w:sz w:val="18"/>
                <w:szCs w:val="18"/>
                <w:rtl w:val="0"/>
              </w:rPr>
              <w:t xml:space="preserve">maximumDisplayScale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BD">
            <w:pPr>
              <w:widowControl w:val="0"/>
              <w:spacing w:after="120" w:line="240" w:lineRule="auto"/>
              <w:rPr>
                <w:sz w:val="18"/>
                <w:szCs w:val="18"/>
              </w:rPr>
            </w:pPr>
            <w:r w:rsidDel="00000000" w:rsidR="00000000" w:rsidRPr="00000000">
              <w:rPr>
                <w:sz w:val="18"/>
                <w:szCs w:val="18"/>
                <w:rtl w:val="0"/>
              </w:rPr>
              <w:t xml:space="preserve">The maximum scale with which the data is optimally displayed.</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sdt>
            <w:sdtPr>
              <w:id w:val="201256976"/>
              <w:tag w:val="goog_rdk_60"/>
            </w:sdtPr>
            <w:sdtContent>
              <w:p w:rsidR="00000000" w:rsidDel="00000000" w:rsidP="00000000" w:rsidRDefault="00000000" w:rsidRPr="00000000" w14:paraId="000005BE">
                <w:pPr>
                  <w:widowControl w:val="0"/>
                  <w:spacing w:after="120" w:line="240" w:lineRule="auto"/>
                  <w:rPr>
                    <w:ins w:author="Thomas Cervone-Richards - NOAA Federal" w:id="12" w:date="2025-06-17T18:40:58Z"/>
                    <w:sz w:val="18"/>
                    <w:szCs w:val="18"/>
                  </w:rPr>
                </w:pPr>
                <w:r w:rsidDel="00000000" w:rsidR="00000000" w:rsidRPr="00000000">
                  <w:rPr>
                    <w:sz w:val="18"/>
                    <w:szCs w:val="18"/>
                    <w:rtl w:val="0"/>
                  </w:rPr>
                  <w:t xml:space="preserve">0..*</w:t>
                </w:r>
                <w:sdt>
                  <w:sdtPr>
                    <w:id w:val="-1688747407"/>
                    <w:tag w:val="goog_rdk_59"/>
                  </w:sdtPr>
                  <w:sdtContent>
                    <w:ins w:author="Thomas Cervone-Richards - NOAA Federal" w:id="12" w:date="2025-06-17T18:40:58Z">
                      <w:r w:rsidDel="00000000" w:rsidR="00000000" w:rsidRPr="00000000">
                        <w:rPr>
                          <w:rtl w:val="0"/>
                        </w:rPr>
                      </w:r>
                    </w:ins>
                  </w:sdtContent>
                </w:sdt>
              </w:p>
            </w:sdtContent>
          </w:sdt>
          <w:p w:rsidR="00000000" w:rsidDel="00000000" w:rsidP="00000000" w:rsidRDefault="00000000" w:rsidRPr="00000000" w14:paraId="000005BF">
            <w:pPr>
              <w:widowControl w:val="0"/>
              <w:spacing w:after="120" w:line="240" w:lineRule="auto"/>
              <w:rPr>
                <w:sz w:val="18"/>
                <w:szCs w:val="18"/>
              </w:rPr>
            </w:pPr>
            <w:sdt>
              <w:sdtPr>
                <w:id w:val="1994504541"/>
                <w:tag w:val="goog_rdk_61"/>
              </w:sdtPr>
              <w:sdtContent>
                <w:ins w:author="Thomas Cervone-Richards - NOAA Federal" w:id="12" w:date="2025-06-17T18:40:58Z">
                  <w:r w:rsidDel="00000000" w:rsidR="00000000" w:rsidRPr="00000000">
                    <w:rPr>
                      <w:sz w:val="18"/>
                      <w:szCs w:val="18"/>
                      <w:rtl w:val="0"/>
                    </w:rPr>
                    <w:t xml:space="preserve">OD: 1</w:t>
                  </w:r>
                </w:ins>
              </w:sdtContent>
            </w:sdt>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0">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1">
            <w:pPr>
              <w:widowControl w:val="0"/>
              <w:spacing w:after="120" w:line="240" w:lineRule="auto"/>
              <w:jc w:val="left"/>
              <w:rPr>
                <w:sz w:val="18"/>
                <w:szCs w:val="18"/>
              </w:rPr>
            </w:pPr>
            <w:r w:rsidDel="00000000" w:rsidR="00000000" w:rsidRPr="00000000">
              <w:rPr>
                <w:sz w:val="18"/>
                <w:szCs w:val="18"/>
                <w:rtl w:val="0"/>
              </w:rPr>
              <w:t xml:space="preserve">Mandatory in S-412.</w:t>
            </w:r>
          </w:p>
          <w:p w:rsidR="00000000" w:rsidDel="00000000" w:rsidP="00000000" w:rsidRDefault="00000000" w:rsidRPr="00000000" w14:paraId="000005C2">
            <w:pPr>
              <w:widowControl w:val="0"/>
              <w:spacing w:after="120" w:line="240" w:lineRule="auto"/>
              <w:jc w:val="left"/>
              <w:rPr>
                <w:sz w:val="18"/>
                <w:szCs w:val="18"/>
              </w:rPr>
            </w:pPr>
            <w:sdt>
              <w:sdtPr>
                <w:id w:val="1753885292"/>
                <w:tag w:val="goog_rdk_62"/>
              </w:sdtPr>
              <w:sdtContent>
                <w:commentRangeStart w:id="22"/>
              </w:sdtContent>
            </w:sdt>
            <w:sdt>
              <w:sdtPr>
                <w:id w:val="87877245"/>
                <w:tag w:val="goog_rdk_63"/>
              </w:sdtPr>
              <w:sdtContent>
                <w:commentRangeStart w:id="23"/>
              </w:sdtContent>
            </w:sdt>
            <w:r w:rsidDel="00000000" w:rsidR="00000000" w:rsidRPr="00000000">
              <w:rPr>
                <w:sz w:val="18"/>
                <w:szCs w:val="18"/>
                <w:rtl w:val="0"/>
              </w:rPr>
              <w:t xml:space="preserve">Value 700000 means that S-412 data cannot be viewed at a larger scale than 1:700001 (i.e. at 1:700000 it is turned off).</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c>
      </w:tr>
      <w:tr>
        <w:trPr>
          <w:cantSplit w:val="0"/>
          <w:trHeight w:val="923.96484375"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3">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4">
            <w:pPr>
              <w:widowControl w:val="0"/>
              <w:spacing w:after="120" w:line="240" w:lineRule="auto"/>
              <w:rPr>
                <w:sz w:val="18"/>
                <w:szCs w:val="18"/>
              </w:rPr>
            </w:pPr>
            <w:r w:rsidDel="00000000" w:rsidR="00000000" w:rsidRPr="00000000">
              <w:rPr>
                <w:sz w:val="18"/>
                <w:szCs w:val="18"/>
                <w:rtl w:val="0"/>
              </w:rPr>
              <w:t xml:space="preserve">minimumDisplayScale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5">
            <w:pPr>
              <w:widowControl w:val="0"/>
              <w:spacing w:after="120" w:line="240" w:lineRule="auto"/>
              <w:rPr>
                <w:sz w:val="18"/>
                <w:szCs w:val="18"/>
              </w:rPr>
            </w:pPr>
            <w:r w:rsidDel="00000000" w:rsidR="00000000" w:rsidRPr="00000000">
              <w:rPr>
                <w:sz w:val="18"/>
                <w:szCs w:val="18"/>
                <w:rtl w:val="0"/>
              </w:rPr>
              <w:t xml:space="preserve">The minimum scale with which the data is displayed</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6">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7">
            <w:pPr>
              <w:widowControl w:val="0"/>
              <w:spacing w:after="120" w:line="240" w:lineRule="auto"/>
              <w:rPr>
                <w:sz w:val="18"/>
                <w:szCs w:val="18"/>
              </w:rPr>
            </w:pPr>
            <w:r w:rsidDel="00000000" w:rsidR="00000000" w:rsidRPr="00000000">
              <w:rPr>
                <w:sz w:val="18"/>
                <w:szCs w:val="18"/>
                <w:rtl w:val="0"/>
              </w:rPr>
              <w:t xml:space="preserve">Integer</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8">
            <w:pPr>
              <w:widowControl w:val="0"/>
              <w:spacing w:after="120" w:line="240" w:lineRule="auto"/>
              <w:jc w:val="left"/>
              <w:rPr>
                <w:sz w:val="18"/>
                <w:szCs w:val="18"/>
              </w:rPr>
            </w:pPr>
            <w:r w:rsidDel="00000000" w:rsidR="00000000" w:rsidRPr="00000000">
              <w:rPr>
                <w:rtl w:val="0"/>
              </w:rPr>
            </w:r>
          </w:p>
        </w:tc>
      </w:tr>
      <w:tr>
        <w:trPr>
          <w:cantSplit w:val="0"/>
          <w:trHeight w:val="160" w:hRule="atLeast"/>
          <w:tblHeader w:val="0"/>
        </w:trPr>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9">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A">
            <w:pPr>
              <w:widowControl w:val="0"/>
              <w:spacing w:after="120" w:line="240" w:lineRule="auto"/>
              <w:rPr>
                <w:sz w:val="18"/>
                <w:szCs w:val="18"/>
              </w:rPr>
            </w:pPr>
            <w:r w:rsidDel="00000000" w:rsidR="00000000" w:rsidRPr="00000000">
              <w:rPr>
                <w:sz w:val="18"/>
                <w:szCs w:val="18"/>
                <w:rtl w:val="0"/>
              </w:rPr>
              <w:t xml:space="preserve">approximateGridResolution</w:t>
            </w:r>
          </w:p>
        </w:tc>
        <w:tc>
          <w:tcPr>
            <w:tcBorders>
              <w:top w:color="000000" w:space="0" w:sz="8" w:val="single"/>
              <w:left w:color="000000" w:space="0" w:sz="4" w:val="single"/>
              <w:bottom w:color="000000" w:space="0" w:sz="8" w:val="single"/>
              <w:right w:color="000000" w:space="0" w:sz="4" w:val="single"/>
            </w:tcBorders>
            <w:shd w:fill="auto" w:val="clear"/>
            <w:tcMar>
              <w:top w:w="29.0" w:type="dxa"/>
              <w:left w:w="115.0" w:type="dxa"/>
              <w:bottom w:w="29.0" w:type="dxa"/>
              <w:right w:w="115.0" w:type="dxa"/>
            </w:tcMar>
          </w:tcPr>
          <w:p w:rsidR="00000000" w:rsidDel="00000000" w:rsidP="00000000" w:rsidRDefault="00000000" w:rsidRPr="00000000" w14:paraId="000005CB">
            <w:pPr>
              <w:widowControl w:val="0"/>
              <w:spacing w:after="120" w:line="240" w:lineRule="auto"/>
              <w:rPr>
                <w:sz w:val="18"/>
                <w:szCs w:val="18"/>
              </w:rPr>
            </w:pPr>
            <w:r w:rsidDel="00000000" w:rsidR="00000000" w:rsidRPr="00000000">
              <w:rPr>
                <w:sz w:val="18"/>
                <w:szCs w:val="18"/>
                <w:rtl w:val="0"/>
              </w:rPr>
              <w:t xml:space="preserve">The resolution of gridded or georeferenced data (in metres)</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C">
            <w:pPr>
              <w:widowControl w:val="0"/>
              <w:spacing w:after="120" w:line="240" w:lineRule="auto"/>
              <w:rPr>
                <w:sz w:val="18"/>
                <w:szCs w:val="18"/>
              </w:rPr>
            </w:pPr>
            <w:r w:rsidDel="00000000" w:rsidR="00000000" w:rsidRPr="00000000">
              <w:rPr>
                <w:sz w:val="18"/>
                <w:szCs w:val="18"/>
                <w:rtl w:val="0"/>
              </w:rPr>
              <w:t xml:space="preserve">0..*</w:t>
            </w:r>
          </w:p>
        </w:tc>
        <w:tc>
          <w:tcPr>
            <w:tcBorders>
              <w:top w:color="000000" w:space="0" w:sz="8" w:val="single"/>
              <w:left w:color="000000" w:space="0" w:sz="4"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D">
            <w:pPr>
              <w:widowControl w:val="0"/>
              <w:spacing w:after="120" w:line="240" w:lineRule="auto"/>
              <w:rPr>
                <w:sz w:val="18"/>
                <w:szCs w:val="18"/>
              </w:rPr>
            </w:pPr>
            <w:r w:rsidDel="00000000" w:rsidR="00000000" w:rsidRPr="00000000">
              <w:rPr>
                <w:sz w:val="18"/>
                <w:szCs w:val="18"/>
                <w:rtl w:val="0"/>
              </w:rPr>
              <w:t xml:space="preserve">Real</w:t>
            </w:r>
          </w:p>
        </w:tc>
        <w:tc>
          <w:tcPr>
            <w:tcBorders>
              <w:top w:color="000000" w:space="0" w:sz="8" w:val="single"/>
              <w:left w:color="000000" w:space="0" w:sz="0" w:val="nil"/>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5CE">
            <w:pPr>
              <w:widowControl w:val="0"/>
              <w:spacing w:after="120" w:line="240" w:lineRule="auto"/>
              <w:jc w:val="left"/>
              <w:rPr>
                <w:sz w:val="18"/>
                <w:szCs w:val="18"/>
              </w:rPr>
            </w:pPr>
            <w:r w:rsidDel="00000000" w:rsidR="00000000" w:rsidRPr="00000000">
              <w:rPr>
                <w:sz w:val="18"/>
                <w:szCs w:val="18"/>
                <w:rtl w:val="0"/>
              </w:rPr>
              <w:t xml:space="preserve">A single value may be provided when all axes have a common resolution</w:t>
            </w:r>
          </w:p>
          <w:p w:rsidR="00000000" w:rsidDel="00000000" w:rsidP="00000000" w:rsidRDefault="00000000" w:rsidRPr="00000000" w14:paraId="000005CF">
            <w:pPr>
              <w:widowControl w:val="0"/>
              <w:spacing w:after="120" w:line="240" w:lineRule="auto"/>
              <w:jc w:val="left"/>
              <w:rPr>
                <w:sz w:val="18"/>
                <w:szCs w:val="18"/>
              </w:rPr>
            </w:pPr>
            <w:r w:rsidDel="00000000" w:rsidR="00000000" w:rsidRPr="00000000">
              <w:rPr>
                <w:sz w:val="18"/>
                <w:szCs w:val="18"/>
                <w:rtl w:val="0"/>
              </w:rPr>
              <w:t xml:space="preserve">For multiple value provision, use axis order as specified in dataset</w:t>
            </w:r>
          </w:p>
          <w:p w:rsidR="00000000" w:rsidDel="00000000" w:rsidP="00000000" w:rsidRDefault="00000000" w:rsidRPr="00000000" w14:paraId="000005D0">
            <w:pPr>
              <w:widowControl w:val="0"/>
              <w:spacing w:after="120" w:line="240" w:lineRule="auto"/>
              <w:jc w:val="left"/>
              <w:rPr>
                <w:sz w:val="18"/>
                <w:szCs w:val="18"/>
              </w:rPr>
            </w:pPr>
            <w:r w:rsidDel="00000000" w:rsidR="00000000" w:rsidRPr="00000000">
              <w:rPr>
                <w:sz w:val="18"/>
                <w:szCs w:val="18"/>
                <w:rtl w:val="0"/>
              </w:rPr>
              <w:t xml:space="preserve">May be approximate for ungeorectified data</w:t>
            </w:r>
          </w:p>
          <w:p w:rsidR="00000000" w:rsidDel="00000000" w:rsidP="00000000" w:rsidRDefault="00000000" w:rsidRPr="00000000" w14:paraId="000005D1">
            <w:pPr>
              <w:widowControl w:val="0"/>
              <w:spacing w:after="120" w:line="240" w:lineRule="auto"/>
              <w:jc w:val="left"/>
              <w:rPr>
                <w:sz w:val="18"/>
                <w:szCs w:val="18"/>
              </w:rPr>
            </w:pPr>
            <w:r w:rsidDel="00000000" w:rsidR="00000000" w:rsidRPr="00000000">
              <w:rPr>
                <w:sz w:val="18"/>
                <w:szCs w:val="18"/>
                <w:rtl w:val="0"/>
              </w:rPr>
              <w:t xml:space="preserve">For example, for 5 metre resolution, the value 5 must be encoded</w:t>
            </w:r>
          </w:p>
          <w:p w:rsidR="00000000" w:rsidDel="00000000" w:rsidP="00000000" w:rsidRDefault="00000000" w:rsidRPr="00000000" w14:paraId="000005D2">
            <w:pPr>
              <w:widowControl w:val="0"/>
              <w:spacing w:after="120" w:line="240" w:lineRule="auto"/>
              <w:jc w:val="left"/>
              <w:rPr>
                <w:sz w:val="18"/>
                <w:szCs w:val="18"/>
              </w:rPr>
            </w:pPr>
            <w:r w:rsidDel="00000000" w:rsidR="00000000" w:rsidRPr="00000000">
              <w:rPr>
                <w:sz w:val="18"/>
                <w:szCs w:val="18"/>
                <w:rtl w:val="0"/>
              </w:rPr>
              <w:t xml:space="preserve">(See Note 2)</w:t>
            </w:r>
          </w:p>
        </w:tc>
      </w:tr>
    </w:tbl>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rsidR="00000000" w:rsidDel="00000000" w:rsidP="00000000" w:rsidRDefault="00000000" w:rsidRPr="00000000" w14:paraId="000005D5">
      <w:pPr>
        <w:rPr/>
      </w:pPr>
      <w:r w:rsidDel="00000000" w:rsidR="00000000" w:rsidRPr="00000000">
        <w:rPr>
          <w:rtl w:val="0"/>
        </w:rPr>
        <w:t xml:space="preserve">NOTE 2: approximateGridResolution: If the grid cell size varies over the extent of the grid, an approximated value based on model parameters or production metadata should be used.</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sdt>
        <w:sdtPr>
          <w:id w:val="-271523987"/>
          <w:tag w:val="goog_rdk_64"/>
        </w:sdtPr>
        <w:sdtContent>
          <w:commentRangeStart w:id="24"/>
        </w:sdtContent>
      </w:sdt>
      <w:r w:rsidDel="00000000" w:rsidR="00000000" w:rsidRPr="00000000">
        <w:rPr>
          <w:rtl w:val="0"/>
        </w:rPr>
        <w:t xml:space="preserve">NOTE 1: If there are multiple grid or TIN features in the dataset, each feature should have a separate dataCoverage attribute in dataset discovery metadata, except that the coverages for intersecting or adjacent features with the same grid resolution may be combined at producer discretion.</w:t>
      </w:r>
    </w:p>
    <w:p w:rsidR="00000000" w:rsidDel="00000000" w:rsidP="00000000" w:rsidRDefault="00000000" w:rsidRPr="00000000" w14:paraId="000005D8">
      <w:pPr>
        <w:rPr/>
      </w:pPr>
      <w:r w:rsidDel="00000000" w:rsidR="00000000" w:rsidRPr="00000000">
        <w:rPr>
          <w:rtl w:val="0"/>
        </w:rPr>
        <w:t xml:space="preserve">NOTE 2: Bounding polygons for grid features should be the same as the spatial extent of the grid.</w:t>
      </w:r>
    </w:p>
    <w:p w:rsidR="00000000" w:rsidDel="00000000" w:rsidP="00000000" w:rsidRDefault="00000000" w:rsidRPr="00000000" w14:paraId="000005D9">
      <w:pPr>
        <w:rPr/>
      </w:pPr>
      <w:r w:rsidDel="00000000" w:rsidR="00000000" w:rsidRPr="00000000">
        <w:rPr>
          <w:rtl w:val="0"/>
        </w:rPr>
        <w:t xml:space="preserve">NOTE 3: Bounding polygons for TIN features may either be the union of all triangles defined in the TIN, or the bounding box covering all the vertexes of the TIN.</w:t>
      </w:r>
    </w:p>
    <w:p w:rsidR="00000000" w:rsidDel="00000000" w:rsidP="00000000" w:rsidRDefault="00000000" w:rsidRPr="00000000" w14:paraId="000005DA">
      <w:pPr>
        <w:rPr/>
      </w:pPr>
      <w:r w:rsidDel="00000000" w:rsidR="00000000" w:rsidRPr="00000000">
        <w:rPr>
          <w:rtl w:val="0"/>
        </w:rPr>
        <w:t xml:space="preserve">NOTE 4: Bounding polygons for multipoint features (DCF 1 and 8) may be one or more reasonably minimized polygons or bounding boxes that together cover all data points.</w:t>
      </w:r>
    </w:p>
    <w:p w:rsidR="00000000" w:rsidDel="00000000" w:rsidP="00000000" w:rsidRDefault="00000000" w:rsidRPr="00000000" w14:paraId="000005DB">
      <w:pPr>
        <w:rPr/>
      </w:pPr>
      <w:r w:rsidDel="00000000" w:rsidR="00000000" w:rsidRPr="00000000">
        <w:rPr>
          <w:rtl w:val="0"/>
        </w:rPr>
        <w:t xml:space="preserve">NOTE 5: A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rsidR="00000000" w:rsidDel="00000000" w:rsidP="00000000" w:rsidRDefault="00000000" w:rsidRPr="00000000" w14:paraId="000005DC">
      <w:pPr>
        <w:rPr/>
      </w:pPr>
      <w:r w:rsidDel="00000000" w:rsidR="00000000" w:rsidRPr="00000000">
        <w:rPr>
          <w:rtl w:val="0"/>
        </w:rPr>
        <w:t xml:space="preserve">NOTE 6: For approximateGridResolution, if the grid cell size varies over the extent of the grid, an approximated value based on model parameters or production metadata should be used.</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720" w:hanging="720"/>
        <w:rPr>
          <w:highlight w:val="green"/>
        </w:rPr>
      </w:pPr>
      <w:bookmarkStart w:colFirst="0" w:colLast="0" w:name="_heading=h.ll4b64yybtpr" w:id="135"/>
      <w:bookmarkEnd w:id="135"/>
      <w:r w:rsidDel="00000000" w:rsidR="00000000" w:rsidRPr="00000000">
        <w:rPr>
          <w:highlight w:val="green"/>
          <w:rtl w:val="0"/>
        </w:rPr>
        <w:t xml:space="preserve">S100_EncodingFormat</w:t>
      </w:r>
    </w:p>
    <w:tbl>
      <w:tblPr>
        <w:tblStyle w:val="Table6"/>
        <w:tblW w:w="11565.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1575"/>
        <w:gridCol w:w="3000"/>
        <w:gridCol w:w="870"/>
        <w:gridCol w:w="4950"/>
        <w:tblGridChange w:id="0">
          <w:tblGrid>
            <w:gridCol w:w="1170"/>
            <w:gridCol w:w="1575"/>
            <w:gridCol w:w="3000"/>
            <w:gridCol w:w="870"/>
            <w:gridCol w:w="4950"/>
          </w:tblGrid>
        </w:tblGridChange>
      </w:tblGrid>
      <w:tr>
        <w:trPr>
          <w:cantSplit w:val="0"/>
          <w:trHeight w:val="281.982421875" w:hRule="atLeast"/>
          <w:tblHeader w:val="0"/>
        </w:trPr>
        <w:tc>
          <w:tcPr>
            <w:tcMar>
              <w:top w:w="29.0" w:type="dxa"/>
              <w:left w:w="115.0" w:type="dxa"/>
              <w:bottom w:w="29.0" w:type="dxa"/>
              <w:right w:w="115.0" w:type="dxa"/>
            </w:tcMar>
            <w:vAlign w:val="center"/>
          </w:tcPr>
          <w:p w:rsidR="00000000" w:rsidDel="00000000" w:rsidP="00000000" w:rsidRDefault="00000000" w:rsidRPr="00000000" w14:paraId="000005E4">
            <w:pPr>
              <w:spacing w:after="0" w:line="240" w:lineRule="auto"/>
              <w:rPr>
                <w:b w:val="1"/>
                <w:sz w:val="18"/>
                <w:szCs w:val="18"/>
              </w:rPr>
            </w:pPr>
            <w:r w:rsidDel="00000000" w:rsidR="00000000" w:rsidRPr="00000000">
              <w:rPr>
                <w:b w:val="1"/>
                <w:sz w:val="18"/>
                <w:szCs w:val="18"/>
                <w:rtl w:val="0"/>
              </w:rPr>
              <w:t xml:space="preserve">Role Name</w:t>
            </w:r>
          </w:p>
        </w:tc>
        <w:tc>
          <w:tcPr>
            <w:tcMar>
              <w:top w:w="29.0" w:type="dxa"/>
              <w:left w:w="115.0" w:type="dxa"/>
              <w:bottom w:w="29.0" w:type="dxa"/>
              <w:right w:w="115.0" w:type="dxa"/>
            </w:tcMar>
            <w:vAlign w:val="center"/>
          </w:tcPr>
          <w:p w:rsidR="00000000" w:rsidDel="00000000" w:rsidP="00000000" w:rsidRDefault="00000000" w:rsidRPr="00000000" w14:paraId="000005E5">
            <w:pPr>
              <w:spacing w:after="0" w:line="240" w:lineRule="auto"/>
              <w:rPr>
                <w:b w:val="1"/>
                <w:sz w:val="18"/>
                <w:szCs w:val="18"/>
              </w:rPr>
            </w:pPr>
            <w:r w:rsidDel="00000000" w:rsidR="00000000" w:rsidRPr="00000000">
              <w:rPr>
                <w:b w:val="1"/>
                <w:sz w:val="18"/>
                <w:szCs w:val="18"/>
                <w:rtl w:val="0"/>
              </w:rPr>
              <w:t xml:space="preserve">Name</w:t>
            </w:r>
          </w:p>
        </w:tc>
        <w:tc>
          <w:tcPr>
            <w:tcMar>
              <w:top w:w="29.0" w:type="dxa"/>
              <w:left w:w="115.0" w:type="dxa"/>
              <w:bottom w:w="29.0" w:type="dxa"/>
              <w:right w:w="115.0" w:type="dxa"/>
            </w:tcMar>
            <w:vAlign w:val="center"/>
          </w:tcPr>
          <w:p w:rsidR="00000000" w:rsidDel="00000000" w:rsidP="00000000" w:rsidRDefault="00000000" w:rsidRPr="00000000" w14:paraId="000005E6">
            <w:pPr>
              <w:spacing w:after="0" w:line="240" w:lineRule="auto"/>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14:paraId="000005E7">
            <w:pPr>
              <w:spacing w:after="0" w:line="240" w:lineRule="auto"/>
              <w:rPr>
                <w:b w:val="1"/>
                <w:sz w:val="18"/>
                <w:szCs w:val="18"/>
              </w:rPr>
            </w:pPr>
            <w:r w:rsidDel="00000000" w:rsidR="00000000" w:rsidRPr="00000000">
              <w:rPr>
                <w:b w:val="1"/>
                <w:sz w:val="18"/>
                <w:szCs w:val="18"/>
                <w:rtl w:val="0"/>
              </w:rPr>
              <w:t xml:space="preserve">Code</w:t>
            </w:r>
          </w:p>
        </w:tc>
        <w:tc>
          <w:tcPr>
            <w:tcMar>
              <w:top w:w="29.0" w:type="dxa"/>
              <w:left w:w="115.0" w:type="dxa"/>
              <w:bottom w:w="29.0" w:type="dxa"/>
              <w:right w:w="115.0" w:type="dxa"/>
            </w:tcMar>
            <w:vAlign w:val="center"/>
          </w:tcPr>
          <w:p w:rsidR="00000000" w:rsidDel="00000000" w:rsidP="00000000" w:rsidRDefault="00000000" w:rsidRPr="00000000" w14:paraId="000005E8">
            <w:pPr>
              <w:spacing w:after="0" w:line="240" w:lineRule="auto"/>
              <w:rPr>
                <w:b w:val="1"/>
                <w:sz w:val="18"/>
                <w:szCs w:val="18"/>
              </w:rPr>
            </w:pPr>
            <w:r w:rsidDel="00000000" w:rsidR="00000000" w:rsidRPr="00000000">
              <w:rPr>
                <w:b w:val="1"/>
                <w:sz w:val="18"/>
                <w:szCs w:val="18"/>
                <w:rtl w:val="0"/>
              </w:rPr>
              <w:t xml:space="preserve">Remarks</w:t>
            </w:r>
          </w:p>
        </w:tc>
      </w:tr>
      <w:tr>
        <w:trPr>
          <w:cantSplit w:val="0"/>
          <w:trHeight w:val="300" w:hRule="atLeast"/>
          <w:tblHeader w:val="0"/>
        </w:trPr>
        <w:tc>
          <w:tcPr>
            <w:tcMar>
              <w:top w:w="29.0" w:type="dxa"/>
              <w:left w:w="115.0" w:type="dxa"/>
              <w:bottom w:w="29.0" w:type="dxa"/>
              <w:right w:w="115.0" w:type="dxa"/>
            </w:tcMar>
            <w:vAlign w:val="center"/>
          </w:tcPr>
          <w:p w:rsidR="00000000" w:rsidDel="00000000" w:rsidP="00000000" w:rsidRDefault="00000000" w:rsidRPr="00000000" w14:paraId="000005E9">
            <w:pPr>
              <w:spacing w:after="0" w:line="240" w:lineRule="auto"/>
              <w:rPr>
                <w:sz w:val="18"/>
                <w:szCs w:val="18"/>
              </w:rPr>
            </w:pPr>
            <w:r w:rsidDel="00000000" w:rsidR="00000000" w:rsidRPr="00000000">
              <w:rPr>
                <w:sz w:val="18"/>
                <w:szCs w:val="18"/>
                <w:rtl w:val="0"/>
              </w:rPr>
              <w:t xml:space="preserve">Enumeration</w:t>
            </w:r>
          </w:p>
        </w:tc>
        <w:tc>
          <w:tcPr>
            <w:tcMar>
              <w:top w:w="29.0" w:type="dxa"/>
              <w:left w:w="115.0" w:type="dxa"/>
              <w:bottom w:w="29.0" w:type="dxa"/>
              <w:right w:w="115.0" w:type="dxa"/>
            </w:tcMar>
            <w:vAlign w:val="center"/>
          </w:tcPr>
          <w:p w:rsidR="00000000" w:rsidDel="00000000" w:rsidP="00000000" w:rsidRDefault="00000000" w:rsidRPr="00000000" w14:paraId="000005EA">
            <w:pPr>
              <w:spacing w:after="0" w:line="240" w:lineRule="auto"/>
              <w:rPr>
                <w:sz w:val="18"/>
                <w:szCs w:val="18"/>
              </w:rPr>
            </w:pPr>
            <w:r w:rsidDel="00000000" w:rsidR="00000000" w:rsidRPr="00000000">
              <w:rPr>
                <w:sz w:val="18"/>
                <w:szCs w:val="18"/>
                <w:rtl w:val="0"/>
              </w:rPr>
              <w:t xml:space="preserve">S100_DataFormat</w:t>
            </w:r>
          </w:p>
        </w:tc>
        <w:tc>
          <w:tcPr>
            <w:tcMar>
              <w:top w:w="29.0" w:type="dxa"/>
              <w:left w:w="115.0" w:type="dxa"/>
              <w:bottom w:w="29.0" w:type="dxa"/>
              <w:right w:w="115.0" w:type="dxa"/>
            </w:tcMar>
            <w:vAlign w:val="center"/>
          </w:tcPr>
          <w:p w:rsidR="00000000" w:rsidDel="00000000" w:rsidP="00000000" w:rsidRDefault="00000000" w:rsidRPr="00000000" w14:paraId="000005EB">
            <w:pPr>
              <w:spacing w:after="0" w:line="240" w:lineRule="auto"/>
              <w:rPr>
                <w:sz w:val="18"/>
                <w:szCs w:val="18"/>
              </w:rPr>
            </w:pPr>
            <w:r w:rsidDel="00000000" w:rsidR="00000000" w:rsidRPr="00000000">
              <w:rPr>
                <w:sz w:val="18"/>
                <w:szCs w:val="18"/>
                <w:rtl w:val="0"/>
              </w:rPr>
              <w:t xml:space="preserve">The encoding format</w:t>
            </w:r>
          </w:p>
        </w:tc>
        <w:tc>
          <w:tcPr/>
          <w:p w:rsidR="00000000" w:rsidDel="00000000" w:rsidP="00000000" w:rsidRDefault="00000000" w:rsidRPr="00000000" w14:paraId="000005EC">
            <w:pPr>
              <w:spacing w:after="0" w:line="240" w:lineRule="auto"/>
              <w:jc w:val="center"/>
              <w:rPr>
                <w:sz w:val="18"/>
                <w:szCs w:val="18"/>
              </w:rPr>
            </w:pPr>
            <w:r w:rsidDel="00000000" w:rsidR="00000000" w:rsidRPr="00000000">
              <w:rPr>
                <w:sz w:val="18"/>
                <w:szCs w:val="18"/>
                <w:rtl w:val="0"/>
              </w:rPr>
              <w:t xml:space="preserve">-</w:t>
            </w:r>
          </w:p>
        </w:tc>
        <w:tc>
          <w:tcPr>
            <w:tcMar>
              <w:top w:w="29.0" w:type="dxa"/>
              <w:left w:w="115.0" w:type="dxa"/>
              <w:bottom w:w="29.0" w:type="dxa"/>
              <w:right w:w="115.0" w:type="dxa"/>
            </w:tcMar>
            <w:vAlign w:val="center"/>
          </w:tcPr>
          <w:p w:rsidR="00000000" w:rsidDel="00000000" w:rsidP="00000000" w:rsidRDefault="00000000" w:rsidRPr="00000000" w14:paraId="000005ED">
            <w:pPr>
              <w:spacing w:after="0" w:line="240" w:lineRule="auto"/>
              <w:rPr>
                <w:sz w:val="18"/>
                <w:szCs w:val="18"/>
              </w:rPr>
            </w:pPr>
            <w:r w:rsidDel="00000000" w:rsidR="00000000" w:rsidRPr="00000000">
              <w:rPr>
                <w:sz w:val="18"/>
                <w:szCs w:val="18"/>
                <w:rtl w:val="0"/>
              </w:rPr>
              <w:t xml:space="preserve">The S-100 values </w:t>
            </w:r>
            <w:r w:rsidDel="00000000" w:rsidR="00000000" w:rsidRPr="00000000">
              <w:rPr>
                <w:i w:val="1"/>
                <w:sz w:val="18"/>
                <w:szCs w:val="18"/>
                <w:rtl w:val="0"/>
              </w:rPr>
              <w:t xml:space="preserve">ISO/IEC 8211</w:t>
            </w:r>
            <w:r w:rsidDel="00000000" w:rsidR="00000000" w:rsidRPr="00000000">
              <w:rPr>
                <w:sz w:val="18"/>
                <w:szCs w:val="18"/>
                <w:rtl w:val="0"/>
              </w:rPr>
              <w:t xml:space="preserve">, </w:t>
            </w:r>
            <w:r w:rsidDel="00000000" w:rsidR="00000000" w:rsidRPr="00000000">
              <w:rPr>
                <w:i w:val="1"/>
                <w:sz w:val="18"/>
                <w:szCs w:val="18"/>
                <w:rtl w:val="0"/>
              </w:rPr>
              <w:t xml:space="preserve">HDF5</w:t>
            </w:r>
            <w:r w:rsidDel="00000000" w:rsidR="00000000" w:rsidRPr="00000000">
              <w:rPr>
                <w:sz w:val="18"/>
                <w:szCs w:val="18"/>
                <w:rtl w:val="0"/>
              </w:rPr>
              <w:t xml:space="preserve"> and </w:t>
            </w:r>
            <w:r w:rsidDel="00000000" w:rsidR="00000000" w:rsidRPr="00000000">
              <w:rPr>
                <w:i w:val="1"/>
                <w:sz w:val="18"/>
                <w:szCs w:val="18"/>
                <w:rtl w:val="0"/>
              </w:rPr>
              <w:t xml:space="preserve">undefined</w:t>
            </w:r>
            <w:r w:rsidDel="00000000" w:rsidR="00000000" w:rsidRPr="00000000">
              <w:rPr>
                <w:sz w:val="18"/>
                <w:szCs w:val="18"/>
                <w:rtl w:val="0"/>
              </w:rPr>
              <w:t xml:space="preserve"> are not allowed in S-412 datasets.</w:t>
            </w:r>
          </w:p>
        </w:tc>
      </w:tr>
      <w:tr>
        <w:trPr>
          <w:cantSplit w:val="0"/>
          <w:trHeight w:val="300" w:hRule="atLeast"/>
          <w:tblHeader w:val="0"/>
        </w:trPr>
        <w:tc>
          <w:tcPr>
            <w:tcMar>
              <w:top w:w="29.0" w:type="dxa"/>
              <w:left w:w="115.0" w:type="dxa"/>
              <w:bottom w:w="29.0" w:type="dxa"/>
              <w:right w:w="115.0" w:type="dxa"/>
            </w:tcMar>
            <w:vAlign w:val="center"/>
          </w:tcPr>
          <w:p w:rsidR="00000000" w:rsidDel="00000000" w:rsidP="00000000" w:rsidRDefault="00000000" w:rsidRPr="00000000" w14:paraId="000005EE">
            <w:pPr>
              <w:spacing w:after="0" w:line="240" w:lineRule="auto"/>
              <w:rPr>
                <w:sz w:val="18"/>
                <w:szCs w:val="18"/>
              </w:rPr>
            </w:pPr>
            <w:r w:rsidDel="00000000" w:rsidR="00000000" w:rsidRPr="00000000">
              <w:rPr>
                <w:sz w:val="18"/>
                <w:szCs w:val="18"/>
                <w:rtl w:val="0"/>
              </w:rPr>
              <w:t xml:space="preserve">Value</w:t>
            </w:r>
          </w:p>
        </w:tc>
        <w:tc>
          <w:tcPr>
            <w:tcMar>
              <w:top w:w="29.0" w:type="dxa"/>
              <w:left w:w="115.0" w:type="dxa"/>
              <w:bottom w:w="29.0" w:type="dxa"/>
              <w:right w:w="115.0" w:type="dxa"/>
            </w:tcMar>
            <w:vAlign w:val="center"/>
          </w:tcPr>
          <w:p w:rsidR="00000000" w:rsidDel="00000000" w:rsidP="00000000" w:rsidRDefault="00000000" w:rsidRPr="00000000" w14:paraId="000005EF">
            <w:pPr>
              <w:spacing w:after="0" w:line="240" w:lineRule="auto"/>
              <w:rPr>
                <w:sz w:val="18"/>
                <w:szCs w:val="18"/>
              </w:rPr>
            </w:pPr>
            <w:r w:rsidDel="00000000" w:rsidR="00000000" w:rsidRPr="00000000">
              <w:rPr>
                <w:sz w:val="18"/>
                <w:szCs w:val="18"/>
                <w:rtl w:val="0"/>
              </w:rPr>
              <w:t xml:space="preserve">ISO/IEC 8211</w:t>
            </w:r>
          </w:p>
        </w:tc>
        <w:tc>
          <w:tcPr>
            <w:tcMar>
              <w:top w:w="29.0" w:type="dxa"/>
              <w:left w:w="115.0" w:type="dxa"/>
              <w:bottom w:w="29.0" w:type="dxa"/>
              <w:right w:w="115.0" w:type="dxa"/>
            </w:tcMar>
            <w:vAlign w:val="center"/>
          </w:tcPr>
          <w:p w:rsidR="00000000" w:rsidDel="00000000" w:rsidP="00000000" w:rsidRDefault="00000000" w:rsidRPr="00000000" w14:paraId="000005F0">
            <w:pPr>
              <w:spacing w:after="0" w:line="240" w:lineRule="auto"/>
              <w:rPr>
                <w:sz w:val="18"/>
                <w:szCs w:val="18"/>
              </w:rPr>
            </w:pPr>
            <w:r w:rsidDel="00000000" w:rsidR="00000000" w:rsidRPr="00000000">
              <w:rPr>
                <w:sz w:val="18"/>
                <w:szCs w:val="18"/>
                <w:rtl w:val="0"/>
              </w:rPr>
              <w:t xml:space="preserve">The ISO 8211 data format as defined in Part 10a</w:t>
            </w:r>
          </w:p>
        </w:tc>
        <w:tc>
          <w:tcPr/>
          <w:p w:rsidR="00000000" w:rsidDel="00000000" w:rsidP="00000000" w:rsidRDefault="00000000" w:rsidRPr="00000000" w14:paraId="000005F1">
            <w:pPr>
              <w:spacing w:after="0" w:line="240" w:lineRule="auto"/>
              <w:jc w:val="center"/>
              <w:rPr>
                <w:sz w:val="18"/>
                <w:szCs w:val="18"/>
              </w:rPr>
            </w:pPr>
            <w:r w:rsidDel="00000000" w:rsidR="00000000" w:rsidRPr="00000000">
              <w:rPr>
                <w:sz w:val="18"/>
                <w:szCs w:val="18"/>
                <w:rtl w:val="0"/>
              </w:rPr>
              <w:t xml:space="preserve">1</w:t>
            </w:r>
          </w:p>
        </w:tc>
        <w:tc>
          <w:tcPr>
            <w:tcMar>
              <w:top w:w="29.0" w:type="dxa"/>
              <w:left w:w="115.0" w:type="dxa"/>
              <w:bottom w:w="29.0" w:type="dxa"/>
              <w:right w:w="115.0" w:type="dxa"/>
            </w:tcMar>
            <w:vAlign w:val="center"/>
          </w:tcPr>
          <w:p w:rsidR="00000000" w:rsidDel="00000000" w:rsidP="00000000" w:rsidRDefault="00000000" w:rsidRPr="00000000" w14:paraId="000005F2">
            <w:pPr>
              <w:spacing w:after="0" w:line="240" w:lineRule="auto"/>
              <w:rPr>
                <w:sz w:val="18"/>
                <w:szCs w:val="18"/>
              </w:rPr>
            </w:pPr>
            <w:r w:rsidDel="00000000" w:rsidR="00000000" w:rsidRPr="00000000">
              <w:rPr>
                <w:sz w:val="18"/>
                <w:szCs w:val="18"/>
                <w:rtl w:val="0"/>
              </w:rPr>
              <w:t xml:space="preserve">-</w:t>
            </w:r>
          </w:p>
        </w:tc>
      </w:tr>
      <w:tr>
        <w:trPr>
          <w:cantSplit w:val="0"/>
          <w:trHeight w:val="260" w:hRule="atLeast"/>
          <w:tblHeader w:val="0"/>
        </w:trPr>
        <w:tc>
          <w:tcPr>
            <w:tcMar>
              <w:top w:w="29.0" w:type="dxa"/>
              <w:left w:w="115.0" w:type="dxa"/>
              <w:bottom w:w="29.0" w:type="dxa"/>
              <w:right w:w="115.0" w:type="dxa"/>
            </w:tcMar>
            <w:vAlign w:val="center"/>
          </w:tcPr>
          <w:p w:rsidR="00000000" w:rsidDel="00000000" w:rsidP="00000000" w:rsidRDefault="00000000" w:rsidRPr="00000000" w14:paraId="000005F3">
            <w:pPr>
              <w:spacing w:after="0" w:line="240" w:lineRule="auto"/>
              <w:rPr>
                <w:sz w:val="18"/>
                <w:szCs w:val="18"/>
              </w:rPr>
            </w:pPr>
            <w:r w:rsidDel="00000000" w:rsidR="00000000" w:rsidRPr="00000000">
              <w:rPr>
                <w:sz w:val="18"/>
                <w:szCs w:val="18"/>
                <w:rtl w:val="0"/>
              </w:rPr>
              <w:t xml:space="preserve">Value</w:t>
            </w:r>
          </w:p>
        </w:tc>
        <w:tc>
          <w:tcPr>
            <w:tcMar>
              <w:top w:w="29.0" w:type="dxa"/>
              <w:left w:w="115.0" w:type="dxa"/>
              <w:bottom w:w="29.0" w:type="dxa"/>
              <w:right w:w="115.0" w:type="dxa"/>
            </w:tcMar>
            <w:vAlign w:val="center"/>
          </w:tcPr>
          <w:p w:rsidR="00000000" w:rsidDel="00000000" w:rsidP="00000000" w:rsidRDefault="00000000" w:rsidRPr="00000000" w14:paraId="000005F4">
            <w:pPr>
              <w:spacing w:after="0" w:line="240" w:lineRule="auto"/>
              <w:rPr>
                <w:sz w:val="18"/>
                <w:szCs w:val="18"/>
              </w:rPr>
            </w:pPr>
            <w:r w:rsidDel="00000000" w:rsidR="00000000" w:rsidRPr="00000000">
              <w:rPr>
                <w:sz w:val="18"/>
                <w:szCs w:val="18"/>
                <w:rtl w:val="0"/>
              </w:rPr>
              <w:t xml:space="preserve">GML</w:t>
            </w:r>
          </w:p>
        </w:tc>
        <w:tc>
          <w:tcPr>
            <w:tcMar>
              <w:top w:w="29.0" w:type="dxa"/>
              <w:left w:w="115.0" w:type="dxa"/>
              <w:bottom w:w="29.0" w:type="dxa"/>
              <w:right w:w="115.0" w:type="dxa"/>
            </w:tcMar>
            <w:vAlign w:val="center"/>
          </w:tcPr>
          <w:p w:rsidR="00000000" w:rsidDel="00000000" w:rsidP="00000000" w:rsidRDefault="00000000" w:rsidRPr="00000000" w14:paraId="000005F5">
            <w:pPr>
              <w:spacing w:after="0" w:line="240" w:lineRule="auto"/>
              <w:rPr>
                <w:sz w:val="18"/>
                <w:szCs w:val="18"/>
              </w:rPr>
            </w:pPr>
            <w:r w:rsidDel="00000000" w:rsidR="00000000" w:rsidRPr="00000000">
              <w:rPr>
                <w:rFonts w:ascii="Arial" w:cs="Arial" w:eastAsia="Arial" w:hAnsi="Arial"/>
                <w:sz w:val="18"/>
                <w:szCs w:val="18"/>
                <w:rtl w:val="0"/>
              </w:rPr>
              <w:t xml:space="preserve">The GML data format as defined in Part 10b</w:t>
            </w:r>
            <w:r w:rsidDel="00000000" w:rsidR="00000000" w:rsidRPr="00000000">
              <w:rPr>
                <w:rtl w:val="0"/>
              </w:rPr>
            </w:r>
          </w:p>
        </w:tc>
        <w:tc>
          <w:tcPr/>
          <w:p w:rsidR="00000000" w:rsidDel="00000000" w:rsidP="00000000" w:rsidRDefault="00000000" w:rsidRPr="00000000" w14:paraId="000005F6">
            <w:pPr>
              <w:spacing w:after="0" w:line="240" w:lineRule="auto"/>
              <w:jc w:val="center"/>
              <w:rPr>
                <w:sz w:val="18"/>
                <w:szCs w:val="18"/>
              </w:rPr>
            </w:pPr>
            <w:r w:rsidDel="00000000" w:rsidR="00000000" w:rsidRPr="00000000">
              <w:rPr>
                <w:sz w:val="18"/>
                <w:szCs w:val="18"/>
                <w:rtl w:val="0"/>
              </w:rPr>
              <w:t xml:space="preserve">2</w:t>
            </w:r>
          </w:p>
        </w:tc>
        <w:tc>
          <w:tcPr>
            <w:tcMar>
              <w:top w:w="29.0" w:type="dxa"/>
              <w:left w:w="115.0" w:type="dxa"/>
              <w:bottom w:w="29.0" w:type="dxa"/>
              <w:right w:w="115.0" w:type="dxa"/>
            </w:tcMar>
            <w:vAlign w:val="center"/>
          </w:tcPr>
          <w:p w:rsidR="00000000" w:rsidDel="00000000" w:rsidP="00000000" w:rsidRDefault="00000000" w:rsidRPr="00000000" w14:paraId="000005F7">
            <w:pPr>
              <w:spacing w:after="0" w:line="240" w:lineRule="auto"/>
              <w:rPr>
                <w:sz w:val="18"/>
                <w:szCs w:val="18"/>
              </w:rPr>
            </w:pPr>
            <w:r w:rsidDel="00000000" w:rsidR="00000000" w:rsidRPr="00000000">
              <w:rPr>
                <w:sz w:val="18"/>
                <w:szCs w:val="18"/>
                <w:rtl w:val="0"/>
              </w:rPr>
              <w:t xml:space="preserve">Only GML is allowed in S-412</w:t>
            </w:r>
          </w:p>
        </w:tc>
      </w:tr>
      <w:tr>
        <w:trPr>
          <w:cantSplit w:val="0"/>
          <w:trHeight w:val="260" w:hRule="atLeast"/>
          <w:tblHeader w:val="0"/>
        </w:trPr>
        <w:tc>
          <w:tcPr>
            <w:tcMar>
              <w:top w:w="29.0" w:type="dxa"/>
              <w:left w:w="115.0" w:type="dxa"/>
              <w:bottom w:w="29.0" w:type="dxa"/>
              <w:right w:w="115.0" w:type="dxa"/>
            </w:tcMar>
            <w:vAlign w:val="center"/>
          </w:tcPr>
          <w:p w:rsidR="00000000" w:rsidDel="00000000" w:rsidP="00000000" w:rsidRDefault="00000000" w:rsidRPr="00000000" w14:paraId="000005F8">
            <w:pPr>
              <w:spacing w:after="0" w:line="240" w:lineRule="auto"/>
              <w:rPr>
                <w:sz w:val="18"/>
                <w:szCs w:val="18"/>
              </w:rPr>
            </w:pPr>
            <w:r w:rsidDel="00000000" w:rsidR="00000000" w:rsidRPr="00000000">
              <w:rPr>
                <w:sz w:val="18"/>
                <w:szCs w:val="18"/>
                <w:rtl w:val="0"/>
              </w:rPr>
              <w:t xml:space="preserve">Value</w:t>
            </w:r>
          </w:p>
        </w:tc>
        <w:tc>
          <w:tcPr>
            <w:tcMar>
              <w:top w:w="29.0" w:type="dxa"/>
              <w:left w:w="115.0" w:type="dxa"/>
              <w:bottom w:w="29.0" w:type="dxa"/>
              <w:right w:w="115.0" w:type="dxa"/>
            </w:tcMar>
            <w:vAlign w:val="center"/>
          </w:tcPr>
          <w:p w:rsidR="00000000" w:rsidDel="00000000" w:rsidP="00000000" w:rsidRDefault="00000000" w:rsidRPr="00000000" w14:paraId="000005F9">
            <w:pPr>
              <w:spacing w:after="0" w:line="240" w:lineRule="auto"/>
              <w:rPr>
                <w:sz w:val="18"/>
                <w:szCs w:val="18"/>
              </w:rPr>
            </w:pPr>
            <w:r w:rsidDel="00000000" w:rsidR="00000000" w:rsidRPr="00000000">
              <w:rPr>
                <w:sz w:val="18"/>
                <w:szCs w:val="18"/>
                <w:rtl w:val="0"/>
              </w:rPr>
              <w:t xml:space="preserve">HDF5</w:t>
            </w:r>
          </w:p>
        </w:tc>
        <w:tc>
          <w:tcPr>
            <w:tcMar>
              <w:top w:w="29.0" w:type="dxa"/>
              <w:left w:w="115.0" w:type="dxa"/>
              <w:bottom w:w="29.0" w:type="dxa"/>
              <w:right w:w="115.0" w:type="dxa"/>
            </w:tcMar>
            <w:vAlign w:val="center"/>
          </w:tcPr>
          <w:p w:rsidR="00000000" w:rsidDel="00000000" w:rsidP="00000000" w:rsidRDefault="00000000" w:rsidRPr="00000000" w14:paraId="000005FA">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The HDF5 data format as defined in Part 10c</w:t>
            </w:r>
          </w:p>
        </w:tc>
        <w:tc>
          <w:tcPr/>
          <w:p w:rsidR="00000000" w:rsidDel="00000000" w:rsidP="00000000" w:rsidRDefault="00000000" w:rsidRPr="00000000" w14:paraId="000005FB">
            <w:pPr>
              <w:spacing w:after="0" w:line="240" w:lineRule="auto"/>
              <w:jc w:val="center"/>
              <w:rPr>
                <w:sz w:val="18"/>
                <w:szCs w:val="18"/>
              </w:rPr>
            </w:pPr>
            <w:r w:rsidDel="00000000" w:rsidR="00000000" w:rsidRPr="00000000">
              <w:rPr>
                <w:sz w:val="18"/>
                <w:szCs w:val="18"/>
                <w:rtl w:val="0"/>
              </w:rPr>
              <w:t xml:space="preserve">3</w:t>
            </w:r>
          </w:p>
        </w:tc>
        <w:tc>
          <w:tcPr>
            <w:tcMar>
              <w:top w:w="29.0" w:type="dxa"/>
              <w:left w:w="115.0" w:type="dxa"/>
              <w:bottom w:w="29.0" w:type="dxa"/>
              <w:right w:w="115.0" w:type="dxa"/>
            </w:tcMar>
            <w:vAlign w:val="center"/>
          </w:tcPr>
          <w:p w:rsidR="00000000" w:rsidDel="00000000" w:rsidP="00000000" w:rsidRDefault="00000000" w:rsidRPr="00000000" w14:paraId="000005FC">
            <w:pPr>
              <w:spacing w:after="0" w:line="240" w:lineRule="auto"/>
              <w:rPr>
                <w:sz w:val="18"/>
                <w:szCs w:val="18"/>
              </w:rPr>
            </w:pPr>
            <w:r w:rsidDel="00000000" w:rsidR="00000000" w:rsidRPr="00000000">
              <w:rPr>
                <w:sz w:val="18"/>
                <w:szCs w:val="18"/>
                <w:rtl w:val="0"/>
              </w:rPr>
              <w:t xml:space="preserve">-</w:t>
            </w:r>
          </w:p>
        </w:tc>
      </w:tr>
      <w:tr>
        <w:trPr>
          <w:cantSplit w:val="0"/>
          <w:trHeight w:val="260" w:hRule="atLeast"/>
          <w:tblHeader w:val="0"/>
        </w:trPr>
        <w:tc>
          <w:tcPr>
            <w:tcMar>
              <w:top w:w="29.0" w:type="dxa"/>
              <w:left w:w="115.0" w:type="dxa"/>
              <w:bottom w:w="29.0" w:type="dxa"/>
              <w:right w:w="115.0" w:type="dxa"/>
            </w:tcMar>
            <w:vAlign w:val="center"/>
          </w:tcPr>
          <w:p w:rsidR="00000000" w:rsidDel="00000000" w:rsidP="00000000" w:rsidRDefault="00000000" w:rsidRPr="00000000" w14:paraId="000005FD">
            <w:pPr>
              <w:spacing w:after="0" w:line="240" w:lineRule="auto"/>
              <w:rPr>
                <w:sz w:val="18"/>
                <w:szCs w:val="18"/>
              </w:rPr>
            </w:pPr>
            <w:r w:rsidDel="00000000" w:rsidR="00000000" w:rsidRPr="00000000">
              <w:rPr>
                <w:sz w:val="18"/>
                <w:szCs w:val="18"/>
                <w:rtl w:val="0"/>
              </w:rPr>
              <w:t xml:space="preserve">Value</w:t>
            </w:r>
          </w:p>
        </w:tc>
        <w:tc>
          <w:tcPr>
            <w:tcMar>
              <w:top w:w="29.0" w:type="dxa"/>
              <w:left w:w="115.0" w:type="dxa"/>
              <w:bottom w:w="29.0" w:type="dxa"/>
              <w:right w:w="115.0" w:type="dxa"/>
            </w:tcMar>
            <w:vAlign w:val="center"/>
          </w:tcPr>
          <w:p w:rsidR="00000000" w:rsidDel="00000000" w:rsidP="00000000" w:rsidRDefault="00000000" w:rsidRPr="00000000" w14:paraId="000005FE">
            <w:pPr>
              <w:spacing w:after="0" w:line="240" w:lineRule="auto"/>
              <w:rPr>
                <w:sz w:val="18"/>
                <w:szCs w:val="18"/>
              </w:rPr>
            </w:pPr>
            <w:r w:rsidDel="00000000" w:rsidR="00000000" w:rsidRPr="00000000">
              <w:rPr>
                <w:sz w:val="18"/>
                <w:szCs w:val="18"/>
                <w:rtl w:val="0"/>
              </w:rPr>
              <w:t xml:space="preserve">undefined</w:t>
            </w:r>
          </w:p>
        </w:tc>
        <w:tc>
          <w:tcPr>
            <w:tcMar>
              <w:top w:w="29.0" w:type="dxa"/>
              <w:left w:w="115.0" w:type="dxa"/>
              <w:bottom w:w="29.0" w:type="dxa"/>
              <w:right w:w="115.0" w:type="dxa"/>
            </w:tcMar>
            <w:vAlign w:val="center"/>
          </w:tcPr>
          <w:p w:rsidR="00000000" w:rsidDel="00000000" w:rsidP="00000000" w:rsidRDefault="00000000" w:rsidRPr="00000000" w14:paraId="000005F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The encoding is defined in the Product Specification</w:t>
            </w:r>
          </w:p>
        </w:tc>
        <w:tc>
          <w:tcPr/>
          <w:p w:rsidR="00000000" w:rsidDel="00000000" w:rsidP="00000000" w:rsidRDefault="00000000" w:rsidRPr="00000000" w14:paraId="00000600">
            <w:pPr>
              <w:spacing w:after="0" w:line="240" w:lineRule="auto"/>
              <w:jc w:val="center"/>
              <w:rPr>
                <w:sz w:val="18"/>
                <w:szCs w:val="18"/>
              </w:rPr>
            </w:pPr>
            <w:r w:rsidDel="00000000" w:rsidR="00000000" w:rsidRPr="00000000">
              <w:rPr>
                <w:sz w:val="18"/>
                <w:szCs w:val="18"/>
                <w:rtl w:val="0"/>
              </w:rPr>
              <w:t xml:space="preserve">100</w:t>
            </w:r>
          </w:p>
        </w:tc>
        <w:tc>
          <w:tcPr>
            <w:tcMar>
              <w:top w:w="29.0" w:type="dxa"/>
              <w:left w:w="115.0" w:type="dxa"/>
              <w:bottom w:w="29.0" w:type="dxa"/>
              <w:right w:w="115.0" w:type="dxa"/>
            </w:tcMar>
            <w:vAlign w:val="center"/>
          </w:tcPr>
          <w:p w:rsidR="00000000" w:rsidDel="00000000" w:rsidP="00000000" w:rsidRDefault="00000000" w:rsidRPr="00000000" w14:paraId="00000601">
            <w:pPr>
              <w:spacing w:after="0" w:line="240" w:lineRule="auto"/>
              <w:rPr>
                <w:sz w:val="18"/>
                <w:szCs w:val="18"/>
              </w:rPr>
            </w:pPr>
            <w:r w:rsidDel="00000000" w:rsidR="00000000" w:rsidRPr="00000000">
              <w:rPr>
                <w:sz w:val="18"/>
                <w:szCs w:val="18"/>
                <w:rtl w:val="0"/>
              </w:rPr>
              <w:t xml:space="preserve">Use of  Product Specification specific encoding means the data product and Product Specification is not intended for an IHO S-100 compliant system</w:t>
            </w:r>
          </w:p>
        </w:tc>
      </w:tr>
    </w:tbl>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pStyle w:val="Heading2"/>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660"/>
          <w:tab w:val="left" w:leader="none" w:pos="880"/>
          <w:tab w:val="left" w:leader="none" w:pos="660"/>
          <w:tab w:val="left" w:leader="none" w:pos="880"/>
        </w:tabs>
        <w:ind w:left="0" w:firstLine="0"/>
        <w:rPr/>
      </w:pPr>
      <w:bookmarkStart w:colFirst="0" w:colLast="0" w:name="_heading=h.y656wmd9oqni" w:id="136"/>
      <w:bookmarkEnd w:id="136"/>
      <w:r w:rsidDel="00000000" w:rsidR="00000000" w:rsidRPr="00000000">
        <w:rPr>
          <w:rtl w:val="0"/>
        </w:rPr>
        <w:t xml:space="preserve">Support File Metadata</w:t>
      </w:r>
      <w:r w:rsidDel="00000000" w:rsidR="00000000" w:rsidRPr="00000000">
        <w:rPr>
          <w:rtl w:val="0"/>
        </w:rPr>
      </w:r>
    </w:p>
    <w:p w:rsidR="00000000" w:rsidDel="00000000" w:rsidP="00000000" w:rsidRDefault="00000000" w:rsidRPr="00000000" w14:paraId="00000604">
      <w:pPr>
        <w:spacing w:after="60" w:before="60" w:lineRule="auto"/>
        <w:rPr/>
      </w:pPr>
      <w:r w:rsidDel="00000000" w:rsidR="00000000" w:rsidRPr="00000000">
        <w:rPr>
          <w:rtl w:val="0"/>
        </w:rPr>
        <w:t xml:space="preserve">Support file metadata is intended to describe information about a data resource. It facilitates the management and exploitation of data and is an important requirement for understanding the characteristics of a data resource. If it is required to generate support file metadata in another language than English, an additional instance per language is created. The language is defined in the language attribute of the PT_Locale class.</w:t>
      </w:r>
    </w:p>
    <w:p w:rsidR="00000000" w:rsidDel="00000000" w:rsidP="00000000" w:rsidRDefault="00000000" w:rsidRPr="00000000" w14:paraId="00000605">
      <w:pPr>
        <w:spacing w:after="60" w:before="60" w:lineRule="auto"/>
        <w:rPr/>
      </w:pPr>
      <w:r w:rsidDel="00000000" w:rsidR="00000000" w:rsidRPr="00000000">
        <w:rPr>
          <w:rtl w:val="0"/>
        </w:rPr>
      </w:r>
    </w:p>
    <w:p w:rsidR="00000000" w:rsidDel="00000000" w:rsidP="00000000" w:rsidRDefault="00000000" w:rsidRPr="00000000" w14:paraId="00000606">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720" w:hanging="720"/>
        <w:rPr/>
      </w:pPr>
      <w:bookmarkStart w:colFirst="0" w:colLast="0" w:name="_heading=h.wot9ujh4uz9h" w:id="137"/>
      <w:bookmarkEnd w:id="137"/>
      <w:r w:rsidDel="00000000" w:rsidR="00000000" w:rsidRPr="00000000">
        <w:rPr>
          <w:rtl w:val="0"/>
        </w:rPr>
        <w:t xml:space="preserve">S100_SupportFileDiscoveryMetadata</w:t>
      </w:r>
    </w:p>
    <w:tbl>
      <w:tblPr>
        <w:tblStyle w:val="Table7"/>
        <w:tblW w:w="11700.0" w:type="dxa"/>
        <w:jc w:val="left"/>
        <w:tblInd w:w="-1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2685"/>
        <w:gridCol w:w="1710"/>
        <w:gridCol w:w="705"/>
        <w:gridCol w:w="1695"/>
        <w:gridCol w:w="3990"/>
        <w:tblGridChange w:id="0">
          <w:tblGrid>
            <w:gridCol w:w="915"/>
            <w:gridCol w:w="2685"/>
            <w:gridCol w:w="1710"/>
            <w:gridCol w:w="705"/>
            <w:gridCol w:w="1695"/>
            <w:gridCol w:w="3990"/>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7">
            <w:pPr>
              <w:widowControl w:val="0"/>
              <w:spacing w:after="0" w:line="240" w:lineRule="auto"/>
              <w:rPr>
                <w:b w:val="1"/>
                <w:sz w:val="18"/>
                <w:szCs w:val="18"/>
              </w:rPr>
            </w:pPr>
            <w:r w:rsidDel="00000000" w:rsidR="00000000" w:rsidRPr="00000000">
              <w:rPr>
                <w:b w:val="1"/>
                <w:sz w:val="18"/>
                <w:szCs w:val="18"/>
                <w:rtl w:val="0"/>
              </w:rPr>
              <w:t xml:space="preserve">Role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8">
            <w:pPr>
              <w:widowControl w:val="0"/>
              <w:spacing w:after="0" w:line="240" w:lineRule="auto"/>
              <w:rPr>
                <w:b w:val="1"/>
                <w:sz w:val="18"/>
                <w:szCs w:val="18"/>
              </w:rPr>
            </w:pPr>
            <w:r w:rsidDel="00000000" w:rsidR="00000000" w:rsidRPr="00000000">
              <w:rPr>
                <w:b w:val="1"/>
                <w:sz w:val="18"/>
                <w:szCs w:val="18"/>
                <w:rtl w:val="0"/>
              </w:rPr>
              <w:t xml:space="preserve">Name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9">
            <w:pPr>
              <w:widowControl w:val="0"/>
              <w:spacing w:after="0" w:line="240" w:lineRule="auto"/>
              <w:rPr>
                <w:b w:val="1"/>
                <w:sz w:val="18"/>
                <w:szCs w:val="18"/>
              </w:rPr>
            </w:pPr>
            <w:r w:rsidDel="00000000" w:rsidR="00000000" w:rsidRPr="00000000">
              <w:rPr>
                <w:b w:val="1"/>
                <w:sz w:val="18"/>
                <w:szCs w:val="18"/>
                <w:rtl w:val="0"/>
              </w:rPr>
              <w:t xml:space="preserve">Description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A">
            <w:pPr>
              <w:widowControl w:val="0"/>
              <w:spacing w:after="0" w:line="240" w:lineRule="auto"/>
              <w:rPr>
                <w:b w:val="1"/>
                <w:sz w:val="18"/>
                <w:szCs w:val="18"/>
              </w:rPr>
            </w:pPr>
            <w:r w:rsidDel="00000000" w:rsidR="00000000" w:rsidRPr="00000000">
              <w:rPr>
                <w:b w:val="1"/>
                <w:sz w:val="18"/>
                <w:szCs w:val="18"/>
                <w:rtl w:val="0"/>
              </w:rPr>
              <w:t xml:space="preserve">Multi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B">
            <w:pPr>
              <w:widowControl w:val="0"/>
              <w:spacing w:after="0" w:line="240" w:lineRule="auto"/>
              <w:rPr>
                <w:b w:val="1"/>
                <w:sz w:val="18"/>
                <w:szCs w:val="18"/>
              </w:rPr>
            </w:pPr>
            <w:r w:rsidDel="00000000" w:rsidR="00000000" w:rsidRPr="00000000">
              <w:rPr>
                <w:b w:val="1"/>
                <w:sz w:val="18"/>
                <w:szCs w:val="18"/>
                <w:rtl w:val="0"/>
              </w:rPr>
              <w:t xml:space="preserve">Type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C">
            <w:pPr>
              <w:widowControl w:val="0"/>
              <w:spacing w:after="0" w:line="240" w:lineRule="auto"/>
              <w:rPr>
                <w:b w:val="1"/>
                <w:sz w:val="18"/>
                <w:szCs w:val="18"/>
              </w:rPr>
            </w:pPr>
            <w:r w:rsidDel="00000000" w:rsidR="00000000" w:rsidRPr="00000000">
              <w:rPr>
                <w:b w:val="1"/>
                <w:sz w:val="18"/>
                <w:szCs w:val="18"/>
                <w:rtl w:val="0"/>
              </w:rPr>
              <w:t xml:space="preserve">Remarks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0D">
            <w:pPr>
              <w:widowControl w:val="0"/>
              <w:spacing w:after="0" w:line="240" w:lineRule="auto"/>
              <w:rPr>
                <w:sz w:val="18"/>
                <w:szCs w:val="18"/>
              </w:rPr>
            </w:pPr>
            <w:r w:rsidDel="00000000" w:rsidR="00000000" w:rsidRPr="00000000">
              <w:rPr>
                <w:sz w:val="18"/>
                <w:szCs w:val="18"/>
                <w:rtl w:val="0"/>
              </w:rPr>
              <w:t xml:space="preserve">Class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0E">
            <w:pPr>
              <w:widowControl w:val="0"/>
              <w:spacing w:after="0" w:line="240" w:lineRule="auto"/>
              <w:rPr>
                <w:sz w:val="18"/>
                <w:szCs w:val="18"/>
              </w:rPr>
            </w:pPr>
            <w:r w:rsidDel="00000000" w:rsidR="00000000" w:rsidRPr="00000000">
              <w:rPr>
                <w:sz w:val="18"/>
                <w:szCs w:val="18"/>
                <w:rtl w:val="0"/>
              </w:rPr>
              <w:t xml:space="preserve">S100_SupportFileDiscoveryMetadata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0F">
            <w:pPr>
              <w:widowControl w:val="0"/>
              <w:spacing w:after="0" w:line="240" w:lineRule="auto"/>
              <w:jc w:val="left"/>
              <w:rPr>
                <w:sz w:val="18"/>
                <w:szCs w:val="18"/>
              </w:rPr>
            </w:pPr>
            <w:r w:rsidDel="00000000" w:rsidR="00000000" w:rsidRPr="00000000">
              <w:rPr>
                <w:sz w:val="18"/>
                <w:szCs w:val="18"/>
                <w:rtl w:val="0"/>
              </w:rPr>
              <w:t xml:space="preserve">Metadata about the individual support files in the Exchange Catalogue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0">
            <w:pPr>
              <w:widowControl w:val="0"/>
              <w:spacing w:after="0" w:line="240" w:lineRule="auto"/>
              <w:rPr>
                <w:sz w:val="18"/>
                <w:szCs w:val="18"/>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1">
            <w:pPr>
              <w:widowControl w:val="0"/>
              <w:spacing w:after="0" w:line="240" w:lineRule="auto"/>
              <w:rPr>
                <w:sz w:val="18"/>
                <w:szCs w:val="18"/>
              </w:rPr>
            </w:pPr>
            <w:r w:rsidDel="00000000" w:rsidR="00000000" w:rsidRPr="00000000">
              <w:rPr>
                <w:sz w:val="18"/>
                <w:szCs w:val="18"/>
                <w:rtl w:val="0"/>
              </w:rPr>
              <w:t xml:space="preserve">URI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2">
            <w:pPr>
              <w:widowControl w:val="0"/>
              <w:spacing w:after="0" w:line="240" w:lineRule="auto"/>
              <w:rPr>
                <w:sz w:val="18"/>
                <w:szCs w:val="18"/>
              </w:rPr>
            </w:pPr>
            <w:r w:rsidDel="00000000" w:rsidR="00000000" w:rsidRPr="00000000">
              <w:rPr>
                <w:sz w:val="18"/>
                <w:szCs w:val="18"/>
                <w:rtl w:val="0"/>
              </w:rPr>
              <w:t xml:space="preserve">The S-100 attribute otherDataTypedescription is not used in S-412.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13">
            <w:pPr>
              <w:widowControl w:val="0"/>
              <w:spacing w:after="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14">
            <w:pPr>
              <w:widowControl w:val="0"/>
              <w:spacing w:after="0" w:line="240" w:lineRule="auto"/>
              <w:rPr>
                <w:sz w:val="18"/>
                <w:szCs w:val="18"/>
              </w:rPr>
            </w:pPr>
            <w:r w:rsidDel="00000000" w:rsidR="00000000" w:rsidRPr="00000000">
              <w:rPr>
                <w:sz w:val="18"/>
                <w:szCs w:val="18"/>
                <w:rtl w:val="0"/>
              </w:rPr>
              <w:t xml:space="preserve">fileName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5">
            <w:pPr>
              <w:widowControl w:val="0"/>
              <w:spacing w:after="0" w:line="240" w:lineRule="auto"/>
              <w:jc w:val="left"/>
              <w:rPr>
                <w:sz w:val="18"/>
                <w:szCs w:val="18"/>
              </w:rPr>
            </w:pPr>
            <w:r w:rsidDel="00000000" w:rsidR="00000000" w:rsidRPr="00000000">
              <w:rPr>
                <w:sz w:val="18"/>
                <w:szCs w:val="18"/>
                <w:rtl w:val="0"/>
              </w:rPr>
              <w:t xml:space="preserve">Name of the support file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6">
            <w:pPr>
              <w:widowControl w:val="0"/>
              <w:spacing w:after="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7">
            <w:pPr>
              <w:widowControl w:val="0"/>
              <w:spacing w:after="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8">
            <w:pPr>
              <w:widowControl w:val="0"/>
              <w:spacing w:after="0" w:line="240" w:lineRule="auto"/>
              <w:rPr>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19">
            <w:pPr>
              <w:widowControl w:val="0"/>
              <w:spacing w:after="0" w:line="240" w:lineRule="auto"/>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1A">
            <w:pPr>
              <w:widowControl w:val="0"/>
              <w:spacing w:after="0" w:line="240" w:lineRule="auto"/>
              <w:rPr>
                <w:sz w:val="18"/>
                <w:szCs w:val="18"/>
              </w:rPr>
            </w:pPr>
            <w:r w:rsidDel="00000000" w:rsidR="00000000" w:rsidRPr="00000000">
              <w:rPr>
                <w:sz w:val="18"/>
                <w:szCs w:val="18"/>
                <w:rtl w:val="0"/>
              </w:rPr>
              <w:t xml:space="preserve">revisonSatus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B">
            <w:pPr>
              <w:widowControl w:val="0"/>
              <w:spacing w:after="0" w:line="240" w:lineRule="auto"/>
              <w:jc w:val="left"/>
              <w:rPr>
                <w:sz w:val="18"/>
                <w:szCs w:val="18"/>
              </w:rPr>
            </w:pPr>
            <w:r w:rsidDel="00000000" w:rsidR="00000000" w:rsidRPr="00000000">
              <w:rPr>
                <w:sz w:val="18"/>
                <w:szCs w:val="18"/>
                <w:rtl w:val="0"/>
              </w:rPr>
              <w:t xml:space="preserve">The purpose for which the support file has been issued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C">
            <w:pPr>
              <w:widowControl w:val="0"/>
              <w:spacing w:after="0" w:line="240" w:lineRule="auto"/>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D">
            <w:pPr>
              <w:widowControl w:val="0"/>
              <w:spacing w:after="0" w:line="240" w:lineRule="auto"/>
              <w:rPr>
                <w:sz w:val="18"/>
                <w:szCs w:val="18"/>
              </w:rPr>
            </w:pPr>
            <w:r w:rsidDel="00000000" w:rsidR="00000000" w:rsidRPr="00000000">
              <w:rPr>
                <w:sz w:val="18"/>
                <w:szCs w:val="18"/>
                <w:rtl w:val="0"/>
              </w:rPr>
              <w:t xml:space="preserve">S100_SupportFileRevisionStatus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1E">
            <w:pPr>
              <w:widowControl w:val="0"/>
              <w:spacing w:after="0" w:line="240" w:lineRule="auto"/>
              <w:rPr>
                <w:sz w:val="18"/>
                <w:szCs w:val="18"/>
              </w:rPr>
            </w:pPr>
            <w:r w:rsidDel="00000000" w:rsidR="00000000" w:rsidRPr="00000000">
              <w:rPr>
                <w:sz w:val="18"/>
                <w:szCs w:val="18"/>
                <w:rtl w:val="0"/>
              </w:rPr>
              <w:t xml:space="preserve">For example new, replacement, etc</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1F">
            <w:pPr>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20">
            <w:pPr>
              <w:rPr>
                <w:sz w:val="18"/>
                <w:szCs w:val="18"/>
              </w:rPr>
            </w:pPr>
            <w:r w:rsidDel="00000000" w:rsidR="00000000" w:rsidRPr="00000000">
              <w:rPr>
                <w:sz w:val="18"/>
                <w:szCs w:val="18"/>
                <w:rtl w:val="0"/>
              </w:rPr>
              <w:t xml:space="preserve">editionNumber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1">
            <w:pPr>
              <w:jc w:val="left"/>
              <w:rPr>
                <w:sz w:val="18"/>
                <w:szCs w:val="18"/>
              </w:rPr>
            </w:pPr>
            <w:r w:rsidDel="00000000" w:rsidR="00000000" w:rsidRPr="00000000">
              <w:rPr>
                <w:sz w:val="18"/>
                <w:szCs w:val="18"/>
                <w:rtl w:val="0"/>
              </w:rPr>
              <w:t xml:space="preserve">The Edition of the support file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2">
            <w:pP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3">
            <w:pPr>
              <w:rPr>
                <w:sz w:val="18"/>
                <w:szCs w:val="18"/>
              </w:rPr>
            </w:pPr>
            <w:r w:rsidDel="00000000" w:rsidR="00000000" w:rsidRPr="00000000">
              <w:rPr>
                <w:sz w:val="18"/>
                <w:szCs w:val="18"/>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4">
            <w:pPr>
              <w:rPr>
                <w:sz w:val="18"/>
                <w:szCs w:val="18"/>
              </w:rPr>
            </w:pPr>
            <w:r w:rsidDel="00000000" w:rsidR="00000000" w:rsidRPr="00000000">
              <w:rPr>
                <w:sz w:val="18"/>
                <w:szCs w:val="18"/>
                <w:rtl w:val="0"/>
              </w:rPr>
              <w:t xml:space="preserve">When a dataset is initially created, the edition number 1 is assigned to it. The edition number is increased by 1 at each new edition. Edition number remains the same for a re-issue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25">
            <w:pPr>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26">
            <w:pPr>
              <w:rPr>
                <w:sz w:val="18"/>
                <w:szCs w:val="18"/>
              </w:rPr>
            </w:pPr>
            <w:r w:rsidDel="00000000" w:rsidR="00000000" w:rsidRPr="00000000">
              <w:rPr>
                <w:sz w:val="18"/>
                <w:szCs w:val="18"/>
                <w:rtl w:val="0"/>
              </w:rPr>
              <w:t xml:space="preserve">issueDate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7">
            <w:pPr>
              <w:jc w:val="left"/>
              <w:rPr>
                <w:sz w:val="18"/>
                <w:szCs w:val="18"/>
              </w:rPr>
            </w:pPr>
            <w:r w:rsidDel="00000000" w:rsidR="00000000" w:rsidRPr="00000000">
              <w:rPr>
                <w:sz w:val="18"/>
                <w:szCs w:val="18"/>
                <w:rtl w:val="0"/>
              </w:rPr>
              <w:t xml:space="preserve">Date on which the data was made available by the Data Producer</w:t>
            </w:r>
          </w:p>
        </w:tc>
        <w:tc>
          <w:tcPr>
            <w:tcBorders>
              <w:top w:color="000000" w:space="0" w:sz="4" w:val="single"/>
              <w:left w:color="000000" w:space="0" w:sz="4" w:val="single"/>
              <w:bottom w:color="000000" w:space="0" w:sz="4" w:val="single"/>
              <w:right w:color="000000" w:space="0" w:sz="4" w:val="single"/>
            </w:tcBorders>
            <w:shd w:fill="ffffff" w:val="clear"/>
          </w:tcPr>
          <w:sdt>
            <w:sdtPr>
              <w:id w:val="-563552633"/>
              <w:tag w:val="goog_rdk_66"/>
            </w:sdtPr>
            <w:sdtContent>
              <w:p w:rsidR="00000000" w:rsidDel="00000000" w:rsidP="00000000" w:rsidRDefault="00000000" w:rsidRPr="00000000" w14:paraId="00000628">
                <w:pPr>
                  <w:rPr>
                    <w:ins w:author="Thomas Cervone-Richards - NOAA Federal" w:id="13" w:date="2025-06-17T18:45:48Z"/>
                    <w:sz w:val="18"/>
                    <w:szCs w:val="18"/>
                  </w:rPr>
                </w:pPr>
                <w:r w:rsidDel="00000000" w:rsidR="00000000" w:rsidRPr="00000000">
                  <w:rPr>
                    <w:sz w:val="18"/>
                    <w:szCs w:val="18"/>
                    <w:rtl w:val="0"/>
                  </w:rPr>
                  <w:t xml:space="preserve">0..1</w:t>
                </w:r>
                <w:sdt>
                  <w:sdtPr>
                    <w:id w:val="-784130320"/>
                    <w:tag w:val="goog_rdk_65"/>
                  </w:sdtPr>
                  <w:sdtContent>
                    <w:ins w:author="Thomas Cervone-Richards - NOAA Federal" w:id="13" w:date="2025-06-17T18:45:48Z">
                      <w:r w:rsidDel="00000000" w:rsidR="00000000" w:rsidRPr="00000000">
                        <w:rPr>
                          <w:rtl w:val="0"/>
                        </w:rPr>
                      </w:r>
                    </w:ins>
                  </w:sdtContent>
                </w:sdt>
              </w:p>
            </w:sdtContent>
          </w:sdt>
          <w:p w:rsidR="00000000" w:rsidDel="00000000" w:rsidP="00000000" w:rsidRDefault="00000000" w:rsidRPr="00000000" w14:paraId="00000629">
            <w:pPr>
              <w:rPr>
                <w:sz w:val="18"/>
                <w:szCs w:val="18"/>
              </w:rPr>
            </w:pPr>
            <w:sdt>
              <w:sdtPr>
                <w:id w:val="-1803168566"/>
                <w:tag w:val="goog_rdk_67"/>
              </w:sdtPr>
              <w:sdtContent>
                <w:ins w:author="Thomas Cervone-Richards - NOAA Federal" w:id="13" w:date="2025-06-17T18:45:48Z">
                  <w:r w:rsidDel="00000000" w:rsidR="00000000" w:rsidRPr="00000000">
                    <w:rPr>
                      <w:sz w:val="18"/>
                      <w:szCs w:val="18"/>
                      <w:rtl w:val="0"/>
                    </w:rPr>
                    <w:t xml:space="preserve">OD:!</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A">
            <w:pPr>
              <w:rPr>
                <w:sz w:val="18"/>
                <w:szCs w:val="18"/>
              </w:rPr>
            </w:pPr>
            <w:r w:rsidDel="00000000" w:rsidR="00000000" w:rsidRPr="00000000">
              <w:rPr>
                <w:sz w:val="18"/>
                <w:szCs w:val="18"/>
                <w:rtl w:val="0"/>
              </w:rPr>
              <w:t xml:space="preserve">Date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B">
            <w:pPr>
              <w:rPr>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2C">
            <w:pPr>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2D">
            <w:pPr>
              <w:rPr>
                <w:sz w:val="18"/>
                <w:szCs w:val="18"/>
              </w:rPr>
            </w:pPr>
            <w:r w:rsidDel="00000000" w:rsidR="00000000" w:rsidRPr="00000000">
              <w:rPr>
                <w:sz w:val="18"/>
                <w:szCs w:val="18"/>
                <w:rtl w:val="0"/>
              </w:rPr>
              <w:t xml:space="preserve">supportFileSpecification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2E">
            <w:pPr>
              <w:jc w:val="left"/>
              <w:rPr>
                <w:sz w:val="18"/>
                <w:szCs w:val="18"/>
              </w:rPr>
            </w:pPr>
            <w:r w:rsidDel="00000000" w:rsidR="00000000" w:rsidRPr="00000000">
              <w:rPr>
                <w:sz w:val="18"/>
                <w:szCs w:val="18"/>
                <w:rtl w:val="0"/>
              </w:rPr>
              <w:t xml:space="preserve">The specification used to create this file </w:t>
            </w:r>
          </w:p>
        </w:tc>
        <w:tc>
          <w:tcPr>
            <w:tcBorders>
              <w:top w:color="000000" w:space="0" w:sz="4" w:val="single"/>
              <w:left w:color="000000" w:space="0" w:sz="4" w:val="single"/>
              <w:bottom w:color="000000" w:space="0" w:sz="4" w:val="single"/>
              <w:right w:color="000000" w:space="0" w:sz="4" w:val="single"/>
            </w:tcBorders>
            <w:shd w:fill="ffffff" w:val="clear"/>
          </w:tcPr>
          <w:sdt>
            <w:sdtPr>
              <w:id w:val="-2081822423"/>
              <w:tag w:val="goog_rdk_69"/>
            </w:sdtPr>
            <w:sdtContent>
              <w:p w:rsidR="00000000" w:rsidDel="00000000" w:rsidP="00000000" w:rsidRDefault="00000000" w:rsidRPr="00000000" w14:paraId="0000062F">
                <w:pPr>
                  <w:rPr>
                    <w:ins w:author="Thomas Cervone-Richards - NOAA Federal" w:id="14" w:date="2025-06-17T18:46:00Z"/>
                    <w:sz w:val="18"/>
                    <w:szCs w:val="18"/>
                  </w:rPr>
                </w:pPr>
                <w:r w:rsidDel="00000000" w:rsidR="00000000" w:rsidRPr="00000000">
                  <w:rPr>
                    <w:sz w:val="18"/>
                    <w:szCs w:val="18"/>
                    <w:rtl w:val="0"/>
                  </w:rPr>
                  <w:t xml:space="preserve">0..1</w:t>
                </w:r>
                <w:sdt>
                  <w:sdtPr>
                    <w:id w:val="-1308727562"/>
                    <w:tag w:val="goog_rdk_68"/>
                  </w:sdtPr>
                  <w:sdtContent>
                    <w:ins w:author="Thomas Cervone-Richards - NOAA Federal" w:id="14" w:date="2025-06-17T18:46:00Z">
                      <w:r w:rsidDel="00000000" w:rsidR="00000000" w:rsidRPr="00000000">
                        <w:rPr>
                          <w:rtl w:val="0"/>
                        </w:rPr>
                      </w:r>
                    </w:ins>
                  </w:sdtContent>
                </w:sdt>
              </w:p>
            </w:sdtContent>
          </w:sdt>
          <w:p w:rsidR="00000000" w:rsidDel="00000000" w:rsidP="00000000" w:rsidRDefault="00000000" w:rsidRPr="00000000" w14:paraId="00000630">
            <w:pPr>
              <w:rPr>
                <w:sz w:val="18"/>
                <w:szCs w:val="18"/>
              </w:rPr>
            </w:pPr>
            <w:sdt>
              <w:sdtPr>
                <w:id w:val="-2066111391"/>
                <w:tag w:val="goog_rdk_70"/>
              </w:sdtPr>
              <w:sdtContent>
                <w:ins w:author="Thomas Cervone-Richards - NOAA Federal" w:id="14" w:date="2025-06-17T18:46:00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1">
            <w:pPr>
              <w:rPr>
                <w:sz w:val="18"/>
                <w:szCs w:val="18"/>
              </w:rPr>
            </w:pPr>
            <w:r w:rsidDel="00000000" w:rsidR="00000000" w:rsidRPr="00000000">
              <w:rPr>
                <w:sz w:val="18"/>
                <w:szCs w:val="18"/>
                <w:rtl w:val="0"/>
              </w:rPr>
              <w:t xml:space="preserve">S100_SupportFileSpecification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2">
            <w:pPr>
              <w:rPr>
                <w:sz w:val="18"/>
                <w:szCs w:val="18"/>
              </w:rPr>
            </w:pPr>
            <w:r w:rsidDel="00000000" w:rsidR="00000000" w:rsidRPr="00000000">
              <w:rPr>
                <w:sz w:val="18"/>
                <w:szCs w:val="18"/>
                <w:rtl w:val="0"/>
              </w:rPr>
              <w:t xml:space="preserve">See Figure 11 and S-100 Appendix 4a-D.</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33">
            <w:pPr>
              <w:rPr>
                <w:sz w:val="18"/>
                <w:szCs w:val="18"/>
              </w:rPr>
            </w:pPr>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34">
            <w:pPr>
              <w:rPr>
                <w:sz w:val="18"/>
                <w:szCs w:val="18"/>
              </w:rPr>
            </w:pPr>
            <w:r w:rsidDel="00000000" w:rsidR="00000000" w:rsidRPr="00000000">
              <w:rPr>
                <w:sz w:val="18"/>
                <w:szCs w:val="18"/>
                <w:rtl w:val="0"/>
              </w:rPr>
              <w:t xml:space="preserve">dataType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5">
            <w:pPr>
              <w:jc w:val="left"/>
              <w:rPr>
                <w:sz w:val="18"/>
                <w:szCs w:val="18"/>
              </w:rPr>
            </w:pPr>
            <w:r w:rsidDel="00000000" w:rsidR="00000000" w:rsidRPr="00000000">
              <w:rPr>
                <w:sz w:val="18"/>
                <w:szCs w:val="18"/>
                <w:rtl w:val="0"/>
              </w:rPr>
              <w:t xml:space="preserve">The format of the support file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6">
            <w:pP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7">
            <w:pPr>
              <w:rPr>
                <w:sz w:val="18"/>
                <w:szCs w:val="18"/>
              </w:rPr>
            </w:pPr>
            <w:r w:rsidDel="00000000" w:rsidR="00000000" w:rsidRPr="00000000">
              <w:rPr>
                <w:sz w:val="18"/>
                <w:szCs w:val="18"/>
                <w:rtl w:val="0"/>
              </w:rPr>
              <w:t xml:space="preserve">S100_SupportFileFormat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8">
            <w:pPr>
              <w:rPr>
                <w:sz w:val="18"/>
                <w:szCs w:val="18"/>
              </w:rPr>
            </w:pPr>
            <w:r w:rsidDel="00000000" w:rsidR="00000000" w:rsidRPr="00000000">
              <w:rPr>
                <w:sz w:val="18"/>
                <w:szCs w:val="18"/>
                <w:rtl w:val="0"/>
              </w:rPr>
              <w:t xml:space="preserve">The only values allowed for support files referenced in datasets is TIFF.</w:t>
            </w:r>
          </w:p>
          <w:p w:rsidR="00000000" w:rsidDel="00000000" w:rsidP="00000000" w:rsidRDefault="00000000" w:rsidRPr="00000000" w14:paraId="00000639">
            <w:pPr>
              <w:rPr>
                <w:sz w:val="18"/>
                <w:szCs w:val="18"/>
              </w:rPr>
            </w:pPr>
            <w:r w:rsidDel="00000000" w:rsidR="00000000" w:rsidRPr="00000000">
              <w:rPr>
                <w:sz w:val="18"/>
                <w:szCs w:val="18"/>
                <w:rtl w:val="0"/>
              </w:rPr>
              <w:t xml:space="preserve">Values XML, XSLT, and LUA are reserved for portrayal catalogue files.</w:t>
            </w:r>
          </w:p>
          <w:p w:rsidR="00000000" w:rsidDel="00000000" w:rsidP="00000000" w:rsidRDefault="00000000" w:rsidRPr="00000000" w14:paraId="0000063A">
            <w:pPr>
              <w:rPr>
                <w:sz w:val="18"/>
                <w:szCs w:val="18"/>
              </w:rPr>
            </w:pPr>
            <w:r w:rsidDel="00000000" w:rsidR="00000000" w:rsidRPr="00000000">
              <w:rPr>
                <w:sz w:val="18"/>
                <w:szCs w:val="18"/>
                <w:rtl w:val="0"/>
              </w:rPr>
              <w:t xml:space="preserve">The value ASCII can only be used for portrayal catalogue files that do not fit into one of the other types.</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3B">
            <w:pPr>
              <w:rPr>
                <w:sz w:val="18"/>
                <w:szCs w:val="18"/>
              </w:rPr>
            </w:pPr>
            <w:r w:rsidDel="00000000" w:rsidR="00000000" w:rsidRPr="00000000">
              <w:rPr>
                <w:sz w:val="18"/>
                <w:szCs w:val="18"/>
                <w:rtl w:val="0"/>
              </w:rPr>
              <w:t xml:space="preserve">Attirbute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3C">
            <w:pPr>
              <w:rPr>
                <w:sz w:val="18"/>
                <w:szCs w:val="18"/>
              </w:rPr>
            </w:pPr>
            <w:r w:rsidDel="00000000" w:rsidR="00000000" w:rsidRPr="00000000">
              <w:rPr>
                <w:sz w:val="18"/>
                <w:szCs w:val="18"/>
                <w:rtl w:val="0"/>
              </w:rPr>
              <w:t xml:space="preserve">otherDataDescription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D">
            <w:pPr>
              <w:jc w:val="left"/>
              <w:rPr>
                <w:sz w:val="18"/>
                <w:szCs w:val="18"/>
              </w:rPr>
            </w:pPr>
            <w:r w:rsidDel="00000000" w:rsidR="00000000" w:rsidRPr="00000000">
              <w:rPr>
                <w:sz w:val="18"/>
                <w:szCs w:val="18"/>
                <w:rtl w:val="0"/>
              </w:rPr>
              <w:t xml:space="preserve">Support file format other than those listed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E">
            <w:pPr>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3F">
            <w:pPr>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0">
            <w:pPr>
              <w:rPr>
                <w:sz w:val="18"/>
                <w:szCs w:val="18"/>
              </w:rPr>
            </w:pPr>
            <w:r w:rsidDel="00000000" w:rsidR="00000000" w:rsidRPr="00000000">
              <w:rPr>
                <w:rtl w:val="0"/>
              </w:rPr>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1">
            <w:pPr>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2">
            <w:pPr>
              <w:rPr>
                <w:sz w:val="18"/>
                <w:szCs w:val="18"/>
              </w:rPr>
            </w:pPr>
            <w:r w:rsidDel="00000000" w:rsidR="00000000" w:rsidRPr="00000000">
              <w:rPr>
                <w:sz w:val="18"/>
                <w:szCs w:val="18"/>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3">
            <w:pPr>
              <w:jc w:val="left"/>
              <w:rPr>
                <w:sz w:val="18"/>
                <w:szCs w:val="18"/>
              </w:rPr>
            </w:pPr>
            <w:r w:rsidDel="00000000" w:rsidR="00000000" w:rsidRPr="00000000">
              <w:rPr>
                <w:sz w:val="18"/>
                <w:szCs w:val="18"/>
                <w:rtl w:val="0"/>
              </w:rPr>
              <w:t xml:space="preserve">Optional comment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4">
            <w:pPr>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5">
            <w:pPr>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6">
            <w:pPr>
              <w:rPr>
                <w:sz w:val="18"/>
                <w:szCs w:val="18"/>
              </w:rPr>
            </w:pPr>
            <w:r w:rsidDel="00000000" w:rsidR="00000000" w:rsidRPr="00000000">
              <w:rPr>
                <w:rtl w:val="0"/>
              </w:rPr>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7">
            <w:pPr>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8">
            <w:pPr>
              <w:rPr>
                <w:sz w:val="18"/>
                <w:szCs w:val="18"/>
              </w:rPr>
            </w:pPr>
            <w:r w:rsidDel="00000000" w:rsidR="00000000" w:rsidRPr="00000000">
              <w:rPr>
                <w:sz w:val="18"/>
                <w:szCs w:val="18"/>
                <w:rtl w:val="0"/>
              </w:rPr>
              <w:t xml:space="preserve">compressionFlag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9">
            <w:pPr>
              <w:jc w:val="left"/>
              <w:rPr>
                <w:sz w:val="18"/>
                <w:szCs w:val="18"/>
              </w:rPr>
            </w:pPr>
            <w:r w:rsidDel="00000000" w:rsidR="00000000" w:rsidRPr="00000000">
              <w:rPr>
                <w:sz w:val="18"/>
                <w:szCs w:val="18"/>
                <w:rtl w:val="0"/>
              </w:rPr>
              <w:t xml:space="preserve">Indicates if the resource is compressed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A">
            <w:pPr>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B">
            <w:pP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4C">
            <w:pPr>
              <w:rPr>
                <w:sz w:val="18"/>
                <w:szCs w:val="18"/>
              </w:rPr>
            </w:pPr>
            <w:r w:rsidDel="00000000" w:rsidR="00000000" w:rsidRPr="00000000">
              <w:rPr>
                <w:sz w:val="18"/>
                <w:szCs w:val="18"/>
                <w:rtl w:val="0"/>
              </w:rPr>
              <w:t xml:space="preserve">True indicates a compressed resource</w:t>
            </w:r>
          </w:p>
          <w:p w:rsidR="00000000" w:rsidDel="00000000" w:rsidP="00000000" w:rsidRDefault="00000000" w:rsidRPr="00000000" w14:paraId="0000064D">
            <w:pPr>
              <w:rPr>
                <w:sz w:val="18"/>
                <w:szCs w:val="18"/>
              </w:rPr>
            </w:pPr>
            <w:r w:rsidDel="00000000" w:rsidR="00000000" w:rsidRPr="00000000">
              <w:rPr>
                <w:sz w:val="18"/>
                <w:szCs w:val="18"/>
                <w:rtl w:val="0"/>
              </w:rPr>
              <w:t xml:space="preserve">False indicates an uncompressed resource</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E">
            <w:pPr>
              <w:widowControl w:val="0"/>
              <w:spacing w:after="0" w:line="240" w:lineRule="auto"/>
              <w:rPr>
                <w:sz w:val="18"/>
                <w:szCs w:val="18"/>
              </w:rPr>
            </w:pPr>
            <w:r w:rsidDel="00000000" w:rsidR="00000000" w:rsidRPr="00000000">
              <w:rPr>
                <w:sz w:val="18"/>
                <w:szCs w:val="18"/>
                <w:rtl w:val="0"/>
              </w:rPr>
              <w:t xml:space="preserve">Attibure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4F">
            <w:pPr>
              <w:widowControl w:val="0"/>
              <w:spacing w:after="0" w:line="240" w:lineRule="auto"/>
              <w:rPr>
                <w:sz w:val="18"/>
                <w:szCs w:val="18"/>
              </w:rPr>
            </w:pPr>
            <w:r w:rsidDel="00000000" w:rsidR="00000000" w:rsidRPr="00000000">
              <w:rPr>
                <w:sz w:val="18"/>
                <w:szCs w:val="18"/>
                <w:rtl w:val="0"/>
              </w:rPr>
              <w:t xml:space="preserve">digitalSignatureReference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0">
            <w:pPr>
              <w:widowControl w:val="0"/>
              <w:spacing w:after="0" w:line="240" w:lineRule="auto"/>
              <w:jc w:val="left"/>
              <w:rPr>
                <w:sz w:val="18"/>
                <w:szCs w:val="18"/>
              </w:rPr>
            </w:pPr>
            <w:r w:rsidDel="00000000" w:rsidR="00000000" w:rsidRPr="00000000">
              <w:rPr>
                <w:sz w:val="18"/>
                <w:szCs w:val="18"/>
                <w:rtl w:val="0"/>
              </w:rPr>
              <w:t xml:space="preserve">Specifies the algorithm used to compute digitalSignatureValue </w:t>
            </w:r>
          </w:p>
        </w:tc>
        <w:tc>
          <w:tcPr>
            <w:tcBorders>
              <w:top w:color="000000" w:space="0" w:sz="4" w:val="single"/>
              <w:left w:color="000000" w:space="0" w:sz="4" w:val="single"/>
              <w:bottom w:color="000000" w:space="0" w:sz="4" w:val="single"/>
              <w:right w:color="000000" w:space="0" w:sz="4" w:val="single"/>
            </w:tcBorders>
            <w:shd w:fill="ffffff" w:val="clear"/>
          </w:tcPr>
          <w:sdt>
            <w:sdtPr>
              <w:id w:val="1027665596"/>
              <w:tag w:val="goog_rdk_72"/>
            </w:sdtPr>
            <w:sdtContent>
              <w:p w:rsidR="00000000" w:rsidDel="00000000" w:rsidP="00000000" w:rsidRDefault="00000000" w:rsidRPr="00000000" w14:paraId="00000651">
                <w:pPr>
                  <w:widowControl w:val="0"/>
                  <w:spacing w:after="0" w:line="240" w:lineRule="auto"/>
                  <w:rPr>
                    <w:ins w:author="Thomas Cervone-Richards - NOAA Federal" w:id="15" w:date="2025-06-17T18:46:24Z"/>
                    <w:sz w:val="18"/>
                    <w:szCs w:val="18"/>
                  </w:rPr>
                </w:pPr>
                <w:r w:rsidDel="00000000" w:rsidR="00000000" w:rsidRPr="00000000">
                  <w:rPr>
                    <w:sz w:val="18"/>
                    <w:szCs w:val="18"/>
                    <w:rtl w:val="0"/>
                  </w:rPr>
                  <w:t xml:space="preserve">1</w:t>
                </w:r>
                <w:sdt>
                  <w:sdtPr>
                    <w:id w:val="854732083"/>
                    <w:tag w:val="goog_rdk_71"/>
                  </w:sdtPr>
                  <w:sdtContent>
                    <w:ins w:author="Thomas Cervone-Richards - NOAA Federal" w:id="15" w:date="2025-06-17T18:46:24Z">
                      <w:r w:rsidDel="00000000" w:rsidR="00000000" w:rsidRPr="00000000">
                        <w:rPr>
                          <w:rtl w:val="0"/>
                        </w:rPr>
                      </w:r>
                    </w:ins>
                  </w:sdtContent>
                </w:sdt>
              </w:p>
            </w:sdtContent>
          </w:sdt>
          <w:p w:rsidR="00000000" w:rsidDel="00000000" w:rsidP="00000000" w:rsidRDefault="00000000" w:rsidRPr="00000000" w14:paraId="00000652">
            <w:pPr>
              <w:widowControl w:val="0"/>
              <w:spacing w:after="0" w:line="240" w:lineRule="auto"/>
              <w:rPr>
                <w:sz w:val="18"/>
                <w:szCs w:val="18"/>
              </w:rPr>
            </w:pPr>
            <w:sdt>
              <w:sdtPr>
                <w:id w:val="-168998924"/>
                <w:tag w:val="goog_rdk_73"/>
              </w:sdtPr>
              <w:sdtContent>
                <w:ins w:author="Thomas Cervone-Richards - NOAA Federal" w:id="15" w:date="2025-06-17T18:46:24Z">
                  <w:r w:rsidDel="00000000" w:rsidR="00000000" w:rsidRPr="00000000">
                    <w:rPr>
                      <w:sz w:val="18"/>
                      <w:szCs w:val="18"/>
                      <w:rtl w:val="0"/>
                    </w:rPr>
                    <w:t xml:space="preserve">OD: 0..1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3">
            <w:pPr>
              <w:widowControl w:val="0"/>
              <w:spacing w:after="0" w:line="240" w:lineRule="auto"/>
              <w:rPr>
                <w:sz w:val="18"/>
                <w:szCs w:val="18"/>
              </w:rPr>
            </w:pPr>
            <w:r w:rsidDel="00000000" w:rsidR="00000000" w:rsidRPr="00000000">
              <w:rPr>
                <w:sz w:val="18"/>
                <w:szCs w:val="18"/>
                <w:rtl w:val="0"/>
              </w:rPr>
              <w:t xml:space="preserve">S100_DigitalSignatureReference</w:t>
            </w:r>
          </w:p>
          <w:p w:rsidR="00000000" w:rsidDel="00000000" w:rsidP="00000000" w:rsidRDefault="00000000" w:rsidRPr="00000000" w14:paraId="00000654">
            <w:pPr>
              <w:widowControl w:val="0"/>
              <w:spacing w:after="0" w:line="240" w:lineRule="auto"/>
              <w:rPr>
                <w:sz w:val="18"/>
                <w:szCs w:val="18"/>
              </w:rPr>
            </w:pPr>
            <w:r w:rsidDel="00000000" w:rsidR="00000000" w:rsidRPr="00000000">
              <w:rPr>
                <w:sz w:val="18"/>
                <w:szCs w:val="18"/>
                <w:rtl w:val="0"/>
              </w:rPr>
              <w:t xml:space="preserve">(See Part 15)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5">
            <w:pPr>
              <w:widowControl w:val="0"/>
              <w:spacing w:after="0" w:line="240" w:lineRule="auto"/>
              <w:rPr>
                <w:sz w:val="18"/>
                <w:szCs w:val="18"/>
              </w:rPr>
            </w:pPr>
            <w:r w:rsidDel="00000000" w:rsidR="00000000" w:rsidRPr="00000000">
              <w:rPr>
                <w:sz w:val="18"/>
                <w:szCs w:val="18"/>
                <w:rtl w:val="0"/>
              </w:rPr>
              <w:t xml:space="preserve">Specifies the algorithm used to compute digitalSignatureValue.</w:t>
            </w:r>
          </w:p>
          <w:p w:rsidR="00000000" w:rsidDel="00000000" w:rsidP="00000000" w:rsidRDefault="00000000" w:rsidRPr="00000000" w14:paraId="00000656">
            <w:pPr>
              <w:widowControl w:val="0"/>
              <w:spacing w:after="0" w:line="240" w:lineRule="auto"/>
              <w:rPr>
                <w:sz w:val="18"/>
                <w:szCs w:val="18"/>
              </w:rPr>
            </w:pPr>
            <w:r w:rsidDel="00000000" w:rsidR="00000000" w:rsidRPr="00000000">
              <w:rPr>
                <w:sz w:val="18"/>
                <w:szCs w:val="18"/>
                <w:rtl w:val="0"/>
              </w:rPr>
              <w:t xml:space="preserve">See Figure 11 and S-100 Appendix 4a-D.</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57">
            <w:pPr>
              <w:widowControl w:val="0"/>
              <w:spacing w:after="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58">
            <w:pPr>
              <w:widowControl w:val="0"/>
              <w:spacing w:after="0" w:line="240" w:lineRule="auto"/>
              <w:rPr>
                <w:sz w:val="18"/>
                <w:szCs w:val="18"/>
              </w:rPr>
            </w:pPr>
            <w:r w:rsidDel="00000000" w:rsidR="00000000" w:rsidRPr="00000000">
              <w:rPr>
                <w:sz w:val="18"/>
                <w:szCs w:val="18"/>
                <w:rtl w:val="0"/>
              </w:rPr>
              <w:t xml:space="preserve">digitalSignatureValue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9">
            <w:pPr>
              <w:widowControl w:val="0"/>
              <w:spacing w:after="0" w:line="240" w:lineRule="auto"/>
              <w:jc w:val="left"/>
              <w:rPr>
                <w:sz w:val="18"/>
                <w:szCs w:val="18"/>
              </w:rPr>
            </w:pPr>
            <w:r w:rsidDel="00000000" w:rsidR="00000000" w:rsidRPr="00000000">
              <w:rPr>
                <w:sz w:val="18"/>
                <w:szCs w:val="18"/>
                <w:rtl w:val="0"/>
              </w:rPr>
              <w:t xml:space="preserve">Value derived from the digital signature</w:t>
            </w:r>
          </w:p>
        </w:tc>
        <w:tc>
          <w:tcPr>
            <w:tcBorders>
              <w:top w:color="000000" w:space="0" w:sz="4" w:val="single"/>
              <w:left w:color="000000" w:space="0" w:sz="4" w:val="single"/>
              <w:bottom w:color="000000" w:space="0" w:sz="4" w:val="single"/>
              <w:right w:color="000000" w:space="0" w:sz="4" w:val="single"/>
            </w:tcBorders>
            <w:shd w:fill="ffffff" w:val="clear"/>
          </w:tcPr>
          <w:sdt>
            <w:sdtPr>
              <w:id w:val="-737382951"/>
              <w:tag w:val="goog_rdk_75"/>
            </w:sdtPr>
            <w:sdtContent>
              <w:p w:rsidR="00000000" w:rsidDel="00000000" w:rsidP="00000000" w:rsidRDefault="00000000" w:rsidRPr="00000000" w14:paraId="0000065A">
                <w:pPr>
                  <w:widowControl w:val="0"/>
                  <w:spacing w:after="0" w:line="240" w:lineRule="auto"/>
                  <w:rPr>
                    <w:ins w:author="Thomas Cervone-Richards - NOAA Federal" w:id="16" w:date="2025-06-17T18:46:43Z"/>
                    <w:sz w:val="18"/>
                    <w:szCs w:val="18"/>
                  </w:rPr>
                </w:pPr>
                <w:r w:rsidDel="00000000" w:rsidR="00000000" w:rsidRPr="00000000">
                  <w:rPr>
                    <w:sz w:val="18"/>
                    <w:szCs w:val="18"/>
                    <w:rtl w:val="0"/>
                  </w:rPr>
                  <w:t xml:space="preserve">1..*</w:t>
                </w:r>
                <w:sdt>
                  <w:sdtPr>
                    <w:id w:val="-898334752"/>
                    <w:tag w:val="goog_rdk_74"/>
                  </w:sdtPr>
                  <w:sdtContent>
                    <w:ins w:author="Thomas Cervone-Richards - NOAA Federal" w:id="16" w:date="2025-06-17T18:46:43Z">
                      <w:r w:rsidDel="00000000" w:rsidR="00000000" w:rsidRPr="00000000">
                        <w:rPr>
                          <w:rtl w:val="0"/>
                        </w:rPr>
                      </w:r>
                    </w:ins>
                  </w:sdtContent>
                </w:sdt>
              </w:p>
            </w:sdtContent>
          </w:sdt>
          <w:p w:rsidR="00000000" w:rsidDel="00000000" w:rsidP="00000000" w:rsidRDefault="00000000" w:rsidRPr="00000000" w14:paraId="0000065B">
            <w:pPr>
              <w:widowControl w:val="0"/>
              <w:spacing w:after="0" w:line="240" w:lineRule="auto"/>
              <w:rPr>
                <w:sz w:val="18"/>
                <w:szCs w:val="18"/>
              </w:rPr>
            </w:pPr>
            <w:sdt>
              <w:sdtPr>
                <w:id w:val="-60278765"/>
                <w:tag w:val="goog_rdk_76"/>
              </w:sdtPr>
              <w:sdtContent>
                <w:ins w:author="Thomas Cervone-Richards - NOAA Federal" w:id="16" w:date="2025-06-17T18:46:43Z">
                  <w:r w:rsidDel="00000000" w:rsidR="00000000" w:rsidRPr="00000000">
                    <w:rPr>
                      <w:sz w:val="18"/>
                      <w:szCs w:val="18"/>
                      <w:rtl w:val="0"/>
                    </w:rPr>
                    <w:t xml:space="preserve">OD: 0..1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C">
            <w:pPr>
              <w:widowControl w:val="0"/>
              <w:spacing w:after="0" w:line="240" w:lineRule="auto"/>
              <w:rPr>
                <w:sz w:val="18"/>
                <w:szCs w:val="18"/>
              </w:rPr>
            </w:pPr>
            <w:r w:rsidDel="00000000" w:rsidR="00000000" w:rsidRPr="00000000">
              <w:rPr>
                <w:sz w:val="18"/>
                <w:szCs w:val="18"/>
                <w:rtl w:val="0"/>
              </w:rPr>
              <w:t xml:space="preserve">S100_DigitalSignatureValue</w:t>
            </w:r>
          </w:p>
          <w:p w:rsidR="00000000" w:rsidDel="00000000" w:rsidP="00000000" w:rsidRDefault="00000000" w:rsidRPr="00000000" w14:paraId="0000065D">
            <w:pPr>
              <w:widowControl w:val="0"/>
              <w:spacing w:after="0" w:line="240" w:lineRule="auto"/>
              <w:rPr>
                <w:sz w:val="18"/>
                <w:szCs w:val="18"/>
              </w:rPr>
            </w:pPr>
            <w:r w:rsidDel="00000000" w:rsidR="00000000" w:rsidRPr="00000000">
              <w:rPr>
                <w:sz w:val="18"/>
                <w:szCs w:val="18"/>
                <w:rtl w:val="0"/>
              </w:rPr>
              <w:t xml:space="preserve">(See Part 15)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5E">
            <w:pPr>
              <w:widowControl w:val="0"/>
              <w:spacing w:after="0" w:line="240" w:lineRule="auto"/>
              <w:rPr>
                <w:sz w:val="18"/>
                <w:szCs w:val="18"/>
              </w:rPr>
            </w:pPr>
            <w:r w:rsidDel="00000000" w:rsidR="00000000" w:rsidRPr="00000000">
              <w:rPr>
                <w:sz w:val="18"/>
                <w:szCs w:val="18"/>
                <w:rtl w:val="0"/>
              </w:rPr>
              <w:t xml:space="preserve">The value resulting from application of digitalSignatureReference.</w:t>
            </w:r>
          </w:p>
          <w:p w:rsidR="00000000" w:rsidDel="00000000" w:rsidP="00000000" w:rsidRDefault="00000000" w:rsidRPr="00000000" w14:paraId="0000065F">
            <w:pPr>
              <w:widowControl w:val="0"/>
              <w:spacing w:after="0" w:line="240" w:lineRule="auto"/>
              <w:rPr>
                <w:sz w:val="18"/>
                <w:szCs w:val="18"/>
              </w:rPr>
            </w:pPr>
            <w:r w:rsidDel="00000000" w:rsidR="00000000" w:rsidRPr="00000000">
              <w:rPr>
                <w:sz w:val="18"/>
                <w:szCs w:val="18"/>
                <w:rtl w:val="0"/>
              </w:rPr>
              <w:t xml:space="preserve">Implemented as the digital signature format specified in S-100 Part 15.</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60">
            <w:pPr>
              <w:widowControl w:val="0"/>
              <w:spacing w:after="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61">
            <w:pPr>
              <w:widowControl w:val="0"/>
              <w:spacing w:after="0" w:line="240" w:lineRule="auto"/>
              <w:rPr>
                <w:sz w:val="18"/>
                <w:szCs w:val="18"/>
              </w:rPr>
            </w:pPr>
            <w:r w:rsidDel="00000000" w:rsidR="00000000" w:rsidRPr="00000000">
              <w:rPr>
                <w:sz w:val="18"/>
                <w:szCs w:val="18"/>
                <w:rtl w:val="0"/>
              </w:rPr>
              <w:t xml:space="preserve">defaultLocale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2">
            <w:pPr>
              <w:widowControl w:val="0"/>
              <w:spacing w:after="0" w:line="240" w:lineRule="auto"/>
              <w:jc w:val="left"/>
              <w:rPr>
                <w:sz w:val="18"/>
                <w:szCs w:val="18"/>
              </w:rPr>
            </w:pPr>
            <w:r w:rsidDel="00000000" w:rsidR="00000000" w:rsidRPr="00000000">
              <w:rPr>
                <w:sz w:val="18"/>
                <w:szCs w:val="18"/>
                <w:rtl w:val="0"/>
              </w:rPr>
              <w:t xml:space="preserve">Default language and character set used in the support file</w:t>
            </w:r>
          </w:p>
        </w:tc>
        <w:tc>
          <w:tcPr>
            <w:tcBorders>
              <w:top w:color="000000" w:space="0" w:sz="4" w:val="single"/>
              <w:left w:color="000000" w:space="0" w:sz="4" w:val="single"/>
              <w:bottom w:color="000000" w:space="0" w:sz="4" w:val="single"/>
              <w:right w:color="000000" w:space="0" w:sz="4" w:val="single"/>
            </w:tcBorders>
            <w:shd w:fill="ffffff" w:val="clear"/>
          </w:tcPr>
          <w:sdt>
            <w:sdtPr>
              <w:id w:val="-1095560733"/>
              <w:tag w:val="goog_rdk_78"/>
            </w:sdtPr>
            <w:sdtContent>
              <w:p w:rsidR="00000000" w:rsidDel="00000000" w:rsidP="00000000" w:rsidRDefault="00000000" w:rsidRPr="00000000" w14:paraId="00000663">
                <w:pPr>
                  <w:widowControl w:val="0"/>
                  <w:spacing w:after="0" w:line="240" w:lineRule="auto"/>
                  <w:rPr>
                    <w:ins w:author="Thomas Cervone-Richards - NOAA Federal" w:id="17" w:date="2025-06-17T18:47:10Z"/>
                    <w:sz w:val="18"/>
                    <w:szCs w:val="18"/>
                  </w:rPr>
                </w:pPr>
                <w:r w:rsidDel="00000000" w:rsidR="00000000" w:rsidRPr="00000000">
                  <w:rPr>
                    <w:sz w:val="18"/>
                    <w:szCs w:val="18"/>
                    <w:rtl w:val="0"/>
                  </w:rPr>
                  <w:t xml:space="preserve">0..1</w:t>
                </w:r>
                <w:sdt>
                  <w:sdtPr>
                    <w:id w:val="-1821037346"/>
                    <w:tag w:val="goog_rdk_77"/>
                  </w:sdtPr>
                  <w:sdtContent>
                    <w:ins w:author="Thomas Cervone-Richards - NOAA Federal" w:id="17" w:date="2025-06-17T18:47:10Z">
                      <w:r w:rsidDel="00000000" w:rsidR="00000000" w:rsidRPr="00000000">
                        <w:rPr>
                          <w:rtl w:val="0"/>
                        </w:rPr>
                      </w:r>
                    </w:ins>
                  </w:sdtContent>
                </w:sdt>
              </w:p>
            </w:sdtContent>
          </w:sdt>
          <w:p w:rsidR="00000000" w:rsidDel="00000000" w:rsidP="00000000" w:rsidRDefault="00000000" w:rsidRPr="00000000" w14:paraId="00000664">
            <w:pPr>
              <w:widowControl w:val="0"/>
              <w:spacing w:after="0" w:line="240" w:lineRule="auto"/>
              <w:rPr>
                <w:sz w:val="18"/>
                <w:szCs w:val="18"/>
              </w:rPr>
            </w:pPr>
            <w:sdt>
              <w:sdtPr>
                <w:id w:val="1715229663"/>
                <w:tag w:val="goog_rdk_79"/>
              </w:sdtPr>
              <w:sdtContent>
                <w:ins w:author="Thomas Cervone-Richards - NOAA Federal" w:id="17" w:date="2025-06-17T18:47:10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5">
            <w:pPr>
              <w:widowControl w:val="0"/>
              <w:spacing w:after="0" w:line="240" w:lineRule="auto"/>
              <w:rPr>
                <w:sz w:val="18"/>
                <w:szCs w:val="18"/>
              </w:rPr>
            </w:pPr>
            <w:r w:rsidDel="00000000" w:rsidR="00000000" w:rsidRPr="00000000">
              <w:rPr>
                <w:sz w:val="18"/>
                <w:szCs w:val="18"/>
                <w:rtl w:val="0"/>
              </w:rPr>
              <w:t xml:space="preserve">PT_Locale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6">
            <w:pPr>
              <w:widowControl w:val="0"/>
              <w:spacing w:after="0" w:line="240" w:lineRule="auto"/>
              <w:rPr>
                <w:sz w:val="18"/>
                <w:szCs w:val="18"/>
              </w:rPr>
            </w:pPr>
            <w:r w:rsidDel="00000000" w:rsidR="00000000" w:rsidRPr="00000000">
              <w:rPr>
                <w:sz w:val="18"/>
                <w:szCs w:val="18"/>
                <w:rtl w:val="0"/>
              </w:rPr>
              <w:t xml:space="preserve">See Figure 11 and S-100 Appendix 4a-D.</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67">
            <w:pPr>
              <w:widowControl w:val="0"/>
              <w:spacing w:after="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68">
            <w:pPr>
              <w:widowControl w:val="0"/>
              <w:spacing w:after="0" w:line="240" w:lineRule="auto"/>
              <w:rPr>
                <w:sz w:val="18"/>
                <w:szCs w:val="18"/>
              </w:rPr>
            </w:pPr>
            <w:r w:rsidDel="00000000" w:rsidR="00000000" w:rsidRPr="00000000">
              <w:rPr>
                <w:sz w:val="18"/>
                <w:szCs w:val="18"/>
                <w:rtl w:val="0"/>
              </w:rPr>
              <w:t xml:space="preserve">supportedResource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9">
            <w:pPr>
              <w:widowControl w:val="0"/>
              <w:spacing w:after="0" w:line="240" w:lineRule="auto"/>
              <w:jc w:val="left"/>
              <w:rPr>
                <w:sz w:val="18"/>
                <w:szCs w:val="18"/>
              </w:rPr>
            </w:pPr>
            <w:r w:rsidDel="00000000" w:rsidR="00000000" w:rsidRPr="00000000">
              <w:rPr>
                <w:sz w:val="18"/>
                <w:szCs w:val="18"/>
                <w:rtl w:val="0"/>
              </w:rPr>
              <w:t xml:space="preserve">Identifier of the resource supported by this support file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A">
            <w:pPr>
              <w:widowControl w:val="0"/>
              <w:spacing w:after="0" w:line="240" w:lineRule="auto"/>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B">
            <w:pPr>
              <w:widowControl w:val="0"/>
              <w:spacing w:after="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C">
            <w:pPr>
              <w:widowControl w:val="0"/>
              <w:spacing w:after="0" w:line="240" w:lineRule="auto"/>
              <w:rPr>
                <w:sz w:val="18"/>
                <w:szCs w:val="18"/>
              </w:rPr>
            </w:pPr>
            <w:r w:rsidDel="00000000" w:rsidR="00000000" w:rsidRPr="00000000">
              <w:rPr>
                <w:sz w:val="18"/>
                <w:szCs w:val="18"/>
                <w:rtl w:val="0"/>
              </w:rPr>
              <w:t xml:space="preserve">Conventions for identifiers are detailed in S-100 Part 15. S-100 allows file URI, digital signature or cryptographic has checksums to be used</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6D">
            <w:pPr>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E">
            <w:pPr>
              <w:rPr>
                <w:sz w:val="18"/>
                <w:szCs w:val="18"/>
              </w:rPr>
            </w:pPr>
            <w:r w:rsidDel="00000000" w:rsidR="00000000" w:rsidRPr="00000000">
              <w:rPr>
                <w:sz w:val="18"/>
                <w:szCs w:val="18"/>
                <w:rtl w:val="0"/>
              </w:rPr>
              <w:t xml:space="preserve">resourcePurpose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6F">
            <w:pPr>
              <w:jc w:val="left"/>
              <w:rPr>
                <w:sz w:val="18"/>
                <w:szCs w:val="18"/>
              </w:rPr>
            </w:pPr>
            <w:r w:rsidDel="00000000" w:rsidR="00000000" w:rsidRPr="00000000">
              <w:rPr>
                <w:sz w:val="18"/>
                <w:szCs w:val="18"/>
                <w:rtl w:val="0"/>
              </w:rPr>
              <w:t xml:space="preserve">The purpose of the supporting resource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0">
            <w:pPr>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1">
            <w:pPr>
              <w:rPr>
                <w:sz w:val="18"/>
                <w:szCs w:val="18"/>
              </w:rPr>
            </w:pPr>
            <w:r w:rsidDel="00000000" w:rsidR="00000000" w:rsidRPr="00000000">
              <w:rPr>
                <w:sz w:val="18"/>
                <w:szCs w:val="18"/>
                <w:rtl w:val="0"/>
              </w:rPr>
              <w:t xml:space="preserve">S100_SupportFilePurpose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2">
            <w:pPr>
              <w:rPr>
                <w:sz w:val="18"/>
                <w:szCs w:val="18"/>
              </w:rPr>
            </w:pPr>
            <w:r w:rsidDel="00000000" w:rsidR="00000000" w:rsidRPr="00000000">
              <w:rPr>
                <w:sz w:val="18"/>
                <w:szCs w:val="18"/>
                <w:rtl w:val="0"/>
              </w:rPr>
              <w:t xml:space="preserve">new, replacement, or deletion.</w:t>
            </w:r>
          </w:p>
          <w:p w:rsidR="00000000" w:rsidDel="00000000" w:rsidP="00000000" w:rsidRDefault="00000000" w:rsidRPr="00000000" w14:paraId="00000673">
            <w:pPr>
              <w:rPr>
                <w:sz w:val="18"/>
                <w:szCs w:val="18"/>
              </w:rPr>
            </w:pPr>
            <w:r w:rsidDel="00000000" w:rsidR="00000000" w:rsidRPr="00000000">
              <w:rPr>
                <w:sz w:val="18"/>
                <w:szCs w:val="18"/>
                <w:rtl w:val="0"/>
              </w:rPr>
              <w:t xml:space="preserve">Values "replacement” and “deletion” are allowed only in update datasets.</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4">
            <w:pPr>
              <w:widowControl w:val="0"/>
              <w:spacing w:after="0" w:line="240" w:lineRule="auto"/>
              <w:rPr>
                <w:sz w:val="18"/>
                <w:szCs w:val="18"/>
              </w:rPr>
            </w:pPr>
            <w:sdt>
              <w:sdtPr>
                <w:id w:val="1978473638"/>
                <w:tag w:val="goog_rdk_80"/>
              </w:sdtPr>
              <w:sdtContent>
                <w:commentRangeStart w:id="25"/>
              </w:sdtContent>
            </w:sdt>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5">
            <w:pPr>
              <w:widowControl w:val="0"/>
              <w:spacing w:after="0" w:line="240" w:lineRule="auto"/>
              <w:rPr>
                <w:sz w:val="18"/>
                <w:szCs w:val="18"/>
              </w:rPr>
            </w:pPr>
            <w:r w:rsidDel="00000000" w:rsidR="00000000" w:rsidRPr="00000000">
              <w:rPr>
                <w:sz w:val="18"/>
                <w:szCs w:val="18"/>
                <w:rtl w:val="0"/>
              </w:rPr>
              <w:t xml:space="preserve">otherLocale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6">
            <w:pPr>
              <w:widowControl w:val="0"/>
              <w:spacing w:after="0" w:line="240" w:lineRule="auto"/>
              <w:jc w:val="left"/>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7">
            <w:pPr>
              <w:widowControl w:val="0"/>
              <w:spacing w:after="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8">
            <w:pPr>
              <w:widowControl w:val="0"/>
              <w:spacing w:after="0" w:line="240" w:lineRule="auto"/>
              <w:rPr>
                <w:sz w:val="18"/>
                <w:szCs w:val="18"/>
              </w:rPr>
            </w:pPr>
            <w:r w:rsidDel="00000000" w:rsidR="00000000" w:rsidRPr="00000000">
              <w:rPr>
                <w:sz w:val="18"/>
                <w:szCs w:val="18"/>
                <w:rtl w:val="0"/>
              </w:rPr>
              <w:t xml:space="preserve">PT_Locale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9">
            <w:pPr>
              <w:widowControl w:val="0"/>
              <w:spacing w:after="0" w:line="240" w:lineRule="auto"/>
              <w:rPr>
                <w:sz w:val="18"/>
                <w:szCs w:val="18"/>
              </w:rPr>
            </w:pPr>
            <w:r w:rsidDel="00000000" w:rsidR="00000000" w:rsidRPr="00000000">
              <w:rPr>
                <w:sz w:val="18"/>
                <w:szCs w:val="18"/>
                <w:rtl w:val="0"/>
              </w:rPr>
              <w:t xml:space="preserve">See Figure 11 and S-100 Appendix 4a-D.</w:t>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A">
            <w:pPr>
              <w:rPr>
                <w:sz w:val="18"/>
                <w:szCs w:val="18"/>
              </w:rPr>
            </w:pPr>
            <w:commentRangeEnd w:id="25"/>
            <w:r w:rsidDel="00000000" w:rsidR="00000000" w:rsidRPr="00000000">
              <w:commentReference w:id="25"/>
            </w:r>
            <w:sdt>
              <w:sdtPr>
                <w:id w:val="1770654435"/>
                <w:tag w:val="goog_rdk_81"/>
              </w:sdtPr>
              <w:sdtContent>
                <w:commentRangeStart w:id="26"/>
              </w:sdtContent>
            </w:sdt>
            <w:r w:rsidDel="00000000" w:rsidR="00000000" w:rsidRPr="00000000">
              <w:rPr>
                <w:sz w:val="18"/>
                <w:szCs w:val="18"/>
                <w:rtl w:val="0"/>
              </w:rPr>
              <w:t xml:space="preserve">Attribute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B">
            <w:pPr>
              <w:rPr>
                <w:sz w:val="18"/>
                <w:szCs w:val="18"/>
              </w:rPr>
            </w:pPr>
            <w:r w:rsidDel="00000000" w:rsidR="00000000" w:rsidRPr="00000000">
              <w:rPr>
                <w:sz w:val="18"/>
                <w:szCs w:val="18"/>
                <w:rtl w:val="0"/>
              </w:rPr>
              <w:t xml:space="preserve">fileLocation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C">
            <w:pPr>
              <w:jc w:val="left"/>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D">
            <w:pP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E">
            <w:pPr>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F">
            <w:pPr>
              <w:rPr>
                <w:sz w:val="18"/>
                <w:szCs w:val="18"/>
              </w:rPr>
            </w:pPr>
            <w:r w:rsidDel="00000000" w:rsidR="00000000" w:rsidRPr="00000000">
              <w:rPr>
                <w:sz w:val="18"/>
                <w:szCs w:val="18"/>
                <w:rtl w:val="0"/>
              </w:rPr>
              <w:t xml:space="preserve">Path relative to the root directory of the exchange set. The location of the file after the exchange set is unpacked into directory &lt;EXCH_ROOT&gt; will be</w:t>
            </w:r>
          </w:p>
          <w:p w:rsidR="00000000" w:rsidDel="00000000" w:rsidP="00000000" w:rsidRDefault="00000000" w:rsidRPr="00000000" w14:paraId="00000680">
            <w:pPr>
              <w:rPr>
                <w:sz w:val="18"/>
                <w:szCs w:val="18"/>
              </w:rPr>
            </w:pPr>
            <w:r w:rsidDel="00000000" w:rsidR="00000000" w:rsidRPr="00000000">
              <w:rPr>
                <w:sz w:val="18"/>
                <w:szCs w:val="18"/>
                <w:rtl w:val="0"/>
              </w:rPr>
              <w:t xml:space="preserve">&lt;EXCH_ROOT&gt;/&lt;filePath&gt;/&lt;filename&gt;</w:t>
            </w:r>
          </w:p>
        </w:tc>
      </w:tr>
    </w:tbl>
    <w:p w:rsidR="00000000" w:rsidDel="00000000" w:rsidP="00000000" w:rsidRDefault="00000000" w:rsidRPr="00000000" w14:paraId="00000681">
      <w:pPr>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682">
      <w:pPr>
        <w:tabs>
          <w:tab w:val="left" w:leader="none" w:pos="940"/>
          <w:tab w:val="left" w:leader="none" w:pos="1140"/>
          <w:tab w:val="left" w:leader="none" w:pos="1360"/>
          <w:tab w:val="left" w:leader="none" w:pos="940"/>
          <w:tab w:val="left" w:leader="none" w:pos="1140"/>
          <w:tab w:val="left" w:leader="none" w:pos="1360"/>
        </w:tabs>
        <w:rPr/>
      </w:pPr>
      <w:r w:rsidDel="00000000" w:rsidR="00000000" w:rsidRPr="00000000">
        <w:rPr>
          <w:rtl w:val="0"/>
        </w:rPr>
      </w:r>
    </w:p>
    <w:p w:rsidR="00000000" w:rsidDel="00000000" w:rsidP="00000000" w:rsidRDefault="00000000" w:rsidRPr="00000000" w14:paraId="00000683">
      <w:pPr>
        <w:tabs>
          <w:tab w:val="left" w:leader="none" w:pos="940"/>
          <w:tab w:val="left" w:leader="none" w:pos="1140"/>
          <w:tab w:val="left" w:leader="none" w:pos="1360"/>
          <w:tab w:val="left" w:leader="none" w:pos="940"/>
          <w:tab w:val="left" w:leader="none" w:pos="1140"/>
          <w:tab w:val="left" w:leader="none" w:pos="1360"/>
        </w:tabs>
        <w:rPr/>
      </w:pPr>
      <w:r w:rsidDel="00000000" w:rsidR="00000000" w:rsidRPr="00000000">
        <w:rPr>
          <w:rtl w:val="0"/>
        </w:rPr>
      </w:r>
    </w:p>
    <w:p w:rsidR="00000000" w:rsidDel="00000000" w:rsidP="00000000" w:rsidRDefault="00000000" w:rsidRPr="00000000" w14:paraId="00000684">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720" w:hanging="720"/>
        <w:rPr/>
      </w:pPr>
      <w:bookmarkStart w:colFirst="0" w:colLast="0" w:name="_heading=h.5gus07nxewrk" w:id="138"/>
      <w:bookmarkEnd w:id="138"/>
      <w:r w:rsidDel="00000000" w:rsidR="00000000" w:rsidRPr="00000000">
        <w:rPr>
          <w:rtl w:val="0"/>
        </w:rPr>
        <w:t xml:space="preserve">S100_SupportFileFormat</w:t>
      </w:r>
    </w:p>
    <w:tbl>
      <w:tblPr>
        <w:tblStyle w:val="Table8"/>
        <w:tblW w:w="11640.0" w:type="dxa"/>
        <w:jc w:val="left"/>
        <w:tblInd w:w="-12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5"/>
        <w:gridCol w:w="2145"/>
        <w:gridCol w:w="3510"/>
        <w:gridCol w:w="930"/>
        <w:gridCol w:w="3840"/>
        <w:tblGridChange w:id="0">
          <w:tblGrid>
            <w:gridCol w:w="1215"/>
            <w:gridCol w:w="2145"/>
            <w:gridCol w:w="3510"/>
            <w:gridCol w:w="930"/>
            <w:gridCol w:w="3840"/>
          </w:tblGrid>
        </w:tblGridChange>
      </w:tblGrid>
      <w:tr>
        <w:trPr>
          <w:cantSplit w:val="0"/>
          <w:trHeight w:val="280" w:hRule="atLeast"/>
          <w:tblHeader w:val="0"/>
        </w:trPr>
        <w:tc>
          <w:tcPr>
            <w:vAlign w:val="center"/>
          </w:tcPr>
          <w:p w:rsidR="00000000" w:rsidDel="00000000" w:rsidP="00000000" w:rsidRDefault="00000000" w:rsidRPr="00000000" w14:paraId="00000685">
            <w:pPr>
              <w:widowControl w:val="0"/>
              <w:spacing w:after="0" w:line="240" w:lineRule="auto"/>
              <w:rPr>
                <w:b w:val="1"/>
                <w:sz w:val="18"/>
                <w:szCs w:val="18"/>
              </w:rPr>
            </w:pPr>
            <w:r w:rsidDel="00000000" w:rsidR="00000000" w:rsidRPr="00000000">
              <w:rPr>
                <w:b w:val="1"/>
                <w:sz w:val="18"/>
                <w:szCs w:val="18"/>
                <w:rtl w:val="0"/>
              </w:rPr>
              <w:t xml:space="preserve">Role Name</w:t>
            </w:r>
          </w:p>
        </w:tc>
        <w:tc>
          <w:tcPr>
            <w:vAlign w:val="center"/>
          </w:tcPr>
          <w:p w:rsidR="00000000" w:rsidDel="00000000" w:rsidP="00000000" w:rsidRDefault="00000000" w:rsidRPr="00000000" w14:paraId="00000686">
            <w:pPr>
              <w:widowControl w:val="0"/>
              <w:spacing w:after="0" w:line="240" w:lineRule="auto"/>
              <w:rPr>
                <w:b w:val="1"/>
                <w:sz w:val="18"/>
                <w:szCs w:val="18"/>
              </w:rPr>
            </w:pPr>
            <w:r w:rsidDel="00000000" w:rsidR="00000000" w:rsidRPr="00000000">
              <w:rPr>
                <w:b w:val="1"/>
                <w:sz w:val="18"/>
                <w:szCs w:val="18"/>
                <w:rtl w:val="0"/>
              </w:rPr>
              <w:t xml:space="preserve">Name</w:t>
            </w:r>
          </w:p>
        </w:tc>
        <w:tc>
          <w:tcPr>
            <w:vAlign w:val="center"/>
          </w:tcPr>
          <w:p w:rsidR="00000000" w:rsidDel="00000000" w:rsidP="00000000" w:rsidRDefault="00000000" w:rsidRPr="00000000" w14:paraId="00000687">
            <w:pPr>
              <w:widowControl w:val="0"/>
              <w:spacing w:after="0" w:line="240" w:lineRule="auto"/>
              <w:rPr>
                <w:b w:val="1"/>
                <w:sz w:val="18"/>
                <w:szCs w:val="18"/>
              </w:rPr>
            </w:pPr>
            <w:r w:rsidDel="00000000" w:rsidR="00000000" w:rsidRPr="00000000">
              <w:rPr>
                <w:b w:val="1"/>
                <w:sz w:val="18"/>
                <w:szCs w:val="18"/>
                <w:rtl w:val="0"/>
              </w:rPr>
              <w:t xml:space="preserve">Description</w:t>
            </w:r>
          </w:p>
        </w:tc>
        <w:tc>
          <w:tcPr>
            <w:vAlign w:val="center"/>
          </w:tcPr>
          <w:p w:rsidR="00000000" w:rsidDel="00000000" w:rsidP="00000000" w:rsidRDefault="00000000" w:rsidRPr="00000000" w14:paraId="00000688">
            <w:pPr>
              <w:widowControl w:val="0"/>
              <w:spacing w:after="0" w:line="240" w:lineRule="auto"/>
              <w:jc w:val="center"/>
              <w:rPr>
                <w:b w:val="1"/>
                <w:sz w:val="18"/>
                <w:szCs w:val="18"/>
              </w:rPr>
            </w:pPr>
            <w:r w:rsidDel="00000000" w:rsidR="00000000" w:rsidRPr="00000000">
              <w:rPr>
                <w:b w:val="1"/>
                <w:sz w:val="18"/>
                <w:szCs w:val="18"/>
                <w:rtl w:val="0"/>
              </w:rPr>
              <w:t xml:space="preserve">Code</w:t>
            </w:r>
          </w:p>
        </w:tc>
        <w:tc>
          <w:tcPr>
            <w:vAlign w:val="center"/>
          </w:tcPr>
          <w:p w:rsidR="00000000" w:rsidDel="00000000" w:rsidP="00000000" w:rsidRDefault="00000000" w:rsidRPr="00000000" w14:paraId="00000689">
            <w:pPr>
              <w:widowControl w:val="0"/>
              <w:spacing w:after="0" w:line="240" w:lineRule="auto"/>
              <w:rPr>
                <w:b w:val="1"/>
                <w:sz w:val="18"/>
                <w:szCs w:val="18"/>
              </w:rPr>
            </w:pPr>
            <w:r w:rsidDel="00000000" w:rsidR="00000000" w:rsidRPr="00000000">
              <w:rPr>
                <w:b w:val="1"/>
                <w:sz w:val="18"/>
                <w:szCs w:val="18"/>
                <w:rtl w:val="0"/>
              </w:rPr>
              <w:t xml:space="preserve">Remarks</w:t>
            </w:r>
          </w:p>
        </w:tc>
      </w:tr>
      <w:tr>
        <w:trPr>
          <w:cantSplit w:val="0"/>
          <w:trHeight w:val="260" w:hRule="atLeast"/>
          <w:tblHeader w:val="0"/>
        </w:trPr>
        <w:tc>
          <w:tcPr>
            <w:vAlign w:val="center"/>
          </w:tcPr>
          <w:p w:rsidR="00000000" w:rsidDel="00000000" w:rsidP="00000000" w:rsidRDefault="00000000" w:rsidRPr="00000000" w14:paraId="0000068A">
            <w:pPr>
              <w:widowControl w:val="0"/>
              <w:spacing w:after="0" w:line="240" w:lineRule="auto"/>
              <w:rPr>
                <w:sz w:val="18"/>
                <w:szCs w:val="18"/>
              </w:rPr>
            </w:pPr>
            <w:r w:rsidDel="00000000" w:rsidR="00000000" w:rsidRPr="00000000">
              <w:rPr>
                <w:sz w:val="18"/>
                <w:szCs w:val="18"/>
                <w:rtl w:val="0"/>
              </w:rPr>
              <w:t xml:space="preserve">Enumeration</w:t>
            </w:r>
          </w:p>
        </w:tc>
        <w:tc>
          <w:tcPr>
            <w:shd w:fill="00ff00" w:val="clear"/>
            <w:vAlign w:val="center"/>
          </w:tcPr>
          <w:p w:rsidR="00000000" w:rsidDel="00000000" w:rsidP="00000000" w:rsidRDefault="00000000" w:rsidRPr="00000000" w14:paraId="0000068B">
            <w:pPr>
              <w:widowControl w:val="0"/>
              <w:spacing w:after="0" w:line="240" w:lineRule="auto"/>
              <w:rPr>
                <w:sz w:val="18"/>
                <w:szCs w:val="18"/>
              </w:rPr>
            </w:pPr>
            <w:r w:rsidDel="00000000" w:rsidR="00000000" w:rsidRPr="00000000">
              <w:rPr>
                <w:sz w:val="18"/>
                <w:szCs w:val="18"/>
                <w:rtl w:val="0"/>
              </w:rPr>
              <w:t xml:space="preserve">S100_SupportFileFormat</w:t>
            </w:r>
          </w:p>
        </w:tc>
        <w:tc>
          <w:tcPr>
            <w:vAlign w:val="center"/>
          </w:tcPr>
          <w:p w:rsidR="00000000" w:rsidDel="00000000" w:rsidP="00000000" w:rsidRDefault="00000000" w:rsidRPr="00000000" w14:paraId="0000068C">
            <w:pPr>
              <w:widowControl w:val="0"/>
              <w:spacing w:after="0" w:line="240" w:lineRule="auto"/>
              <w:rPr>
                <w:sz w:val="18"/>
                <w:szCs w:val="18"/>
              </w:rPr>
            </w:pPr>
            <w:r w:rsidDel="00000000" w:rsidR="00000000" w:rsidRPr="00000000">
              <w:rPr>
                <w:sz w:val="18"/>
                <w:szCs w:val="18"/>
                <w:rtl w:val="0"/>
              </w:rPr>
              <w:t xml:space="preserve">The format used in the support file</w:t>
            </w:r>
          </w:p>
        </w:tc>
        <w:tc>
          <w:tcPr>
            <w:vAlign w:val="center"/>
          </w:tcPr>
          <w:p w:rsidR="00000000" w:rsidDel="00000000" w:rsidP="00000000" w:rsidRDefault="00000000" w:rsidRPr="00000000" w14:paraId="0000068D">
            <w:pPr>
              <w:widowControl w:val="0"/>
              <w:spacing w:after="0" w:line="240" w:lineRule="auto"/>
              <w:jc w:val="center"/>
              <w:rPr>
                <w:sz w:val="18"/>
                <w:szCs w:val="18"/>
              </w:rPr>
            </w:pPr>
            <w:r w:rsidDel="00000000" w:rsidR="00000000" w:rsidRPr="00000000">
              <w:rPr>
                <w:sz w:val="18"/>
                <w:szCs w:val="18"/>
                <w:rtl w:val="0"/>
              </w:rPr>
              <w:t xml:space="preserve">-</w:t>
            </w:r>
          </w:p>
        </w:tc>
        <w:tc>
          <w:tcPr>
            <w:vAlign w:val="center"/>
          </w:tcPr>
          <w:p w:rsidR="00000000" w:rsidDel="00000000" w:rsidP="00000000" w:rsidRDefault="00000000" w:rsidRPr="00000000" w14:paraId="0000068E">
            <w:pPr>
              <w:widowControl w:val="0"/>
              <w:spacing w:after="0" w:line="240" w:lineRule="auto"/>
              <w:rPr>
                <w:sz w:val="18"/>
                <w:szCs w:val="18"/>
              </w:rPr>
            </w:pPr>
            <w:r w:rsidDel="00000000" w:rsidR="00000000" w:rsidRPr="00000000">
              <w:rPr>
                <w:sz w:val="18"/>
                <w:szCs w:val="18"/>
                <w:rtl w:val="0"/>
              </w:rPr>
              <w:t xml:space="preserve">The S-100 values </w:t>
            </w:r>
            <w:r w:rsidDel="00000000" w:rsidR="00000000" w:rsidRPr="00000000">
              <w:rPr>
                <w:i w:val="1"/>
                <w:sz w:val="18"/>
                <w:szCs w:val="18"/>
                <w:rtl w:val="0"/>
              </w:rPr>
              <w:t xml:space="preserve">JPEG2000</w:t>
            </w:r>
            <w:r w:rsidDel="00000000" w:rsidR="00000000" w:rsidRPr="00000000">
              <w:rPr>
                <w:sz w:val="18"/>
                <w:szCs w:val="18"/>
                <w:rtl w:val="0"/>
              </w:rPr>
              <w:t xml:space="preserve">, </w:t>
            </w:r>
            <w:r w:rsidDel="00000000" w:rsidR="00000000" w:rsidRPr="00000000">
              <w:rPr>
                <w:i w:val="1"/>
                <w:sz w:val="18"/>
                <w:szCs w:val="18"/>
                <w:rtl w:val="0"/>
              </w:rPr>
              <w:t xml:space="preserve">VIDEO</w:t>
            </w:r>
            <w:r w:rsidDel="00000000" w:rsidR="00000000" w:rsidRPr="00000000">
              <w:rPr>
                <w:sz w:val="18"/>
                <w:szCs w:val="18"/>
                <w:rtl w:val="0"/>
              </w:rPr>
              <w:t xml:space="preserve">, </w:t>
            </w:r>
            <w:r w:rsidDel="00000000" w:rsidR="00000000" w:rsidRPr="00000000">
              <w:rPr>
                <w:i w:val="1"/>
                <w:sz w:val="18"/>
                <w:szCs w:val="18"/>
                <w:rtl w:val="0"/>
              </w:rPr>
              <w:t xml:space="preserve">PDF/A or UA</w:t>
            </w:r>
            <w:r w:rsidDel="00000000" w:rsidR="00000000" w:rsidRPr="00000000">
              <w:rPr>
                <w:sz w:val="18"/>
                <w:szCs w:val="18"/>
                <w:rtl w:val="0"/>
              </w:rPr>
              <w:t xml:space="preserve">, and </w:t>
            </w:r>
            <w:r w:rsidDel="00000000" w:rsidR="00000000" w:rsidRPr="00000000">
              <w:rPr>
                <w:i w:val="1"/>
                <w:sz w:val="18"/>
                <w:szCs w:val="18"/>
                <w:rtl w:val="0"/>
              </w:rPr>
              <w:t xml:space="preserve">other</w:t>
            </w:r>
            <w:r w:rsidDel="00000000" w:rsidR="00000000" w:rsidRPr="00000000">
              <w:rPr>
                <w:sz w:val="18"/>
                <w:szCs w:val="18"/>
                <w:rtl w:val="0"/>
              </w:rPr>
              <w:t xml:space="preserve"> are not allowed in S-412.</w:t>
            </w:r>
          </w:p>
        </w:tc>
      </w:tr>
      <w:tr>
        <w:trPr>
          <w:cantSplit w:val="0"/>
          <w:trHeight w:val="260" w:hRule="atLeast"/>
          <w:tblHeader w:val="0"/>
        </w:trPr>
        <w:tc>
          <w:tcPr>
            <w:vAlign w:val="center"/>
          </w:tcPr>
          <w:p w:rsidR="00000000" w:rsidDel="00000000" w:rsidP="00000000" w:rsidRDefault="00000000" w:rsidRPr="00000000" w14:paraId="0000068F">
            <w:pPr>
              <w:widowControl w:val="0"/>
              <w:spacing w:after="0" w:line="240" w:lineRule="auto"/>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90">
            <w:pPr>
              <w:widowControl w:val="0"/>
              <w:spacing w:after="0" w:line="240" w:lineRule="auto"/>
              <w:rPr>
                <w:sz w:val="18"/>
                <w:szCs w:val="18"/>
              </w:rPr>
            </w:pPr>
            <w:r w:rsidDel="00000000" w:rsidR="00000000" w:rsidRPr="00000000">
              <w:rPr>
                <w:sz w:val="18"/>
                <w:szCs w:val="18"/>
                <w:rtl w:val="0"/>
              </w:rPr>
              <w:t xml:space="preserve">TCT_UTF-8</w:t>
            </w:r>
          </w:p>
        </w:tc>
        <w:tc>
          <w:tcPr>
            <w:vAlign w:val="center"/>
          </w:tcPr>
          <w:p w:rsidR="00000000" w:rsidDel="00000000" w:rsidP="00000000" w:rsidRDefault="00000000" w:rsidRPr="00000000" w14:paraId="00000691">
            <w:pPr>
              <w:widowControl w:val="0"/>
              <w:spacing w:after="0" w:line="240" w:lineRule="auto"/>
              <w:rPr>
                <w:sz w:val="18"/>
                <w:szCs w:val="18"/>
              </w:rPr>
            </w:pPr>
            <w:r w:rsidDel="00000000" w:rsidR="00000000" w:rsidRPr="00000000">
              <w:rPr>
                <w:sz w:val="18"/>
                <w:szCs w:val="18"/>
                <w:rtl w:val="0"/>
              </w:rPr>
              <w:t xml:space="preserve">UTF-8 text excluding control codes</w:t>
            </w:r>
          </w:p>
        </w:tc>
        <w:tc>
          <w:tcPr>
            <w:vAlign w:val="center"/>
          </w:tcPr>
          <w:p w:rsidR="00000000" w:rsidDel="00000000" w:rsidP="00000000" w:rsidRDefault="00000000" w:rsidRPr="00000000" w14:paraId="00000692">
            <w:pPr>
              <w:widowControl w:val="0"/>
              <w:spacing w:after="0" w:line="240" w:lineRule="auto"/>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693">
            <w:pPr>
              <w:widowControl w:val="0"/>
              <w:spacing w:after="0" w:line="240" w:lineRule="auto"/>
              <w:rPr>
                <w:sz w:val="18"/>
                <w:szCs w:val="18"/>
              </w:rPr>
            </w:pPr>
            <w:r w:rsidDel="00000000" w:rsidR="00000000" w:rsidRPr="00000000">
              <w:rPr>
                <w:sz w:val="18"/>
                <w:szCs w:val="18"/>
                <w:rtl w:val="0"/>
              </w:rPr>
              <w:t xml:space="preserve">-</w:t>
            </w:r>
          </w:p>
        </w:tc>
      </w:tr>
      <w:tr>
        <w:trPr>
          <w:cantSplit w:val="0"/>
          <w:trHeight w:val="260" w:hRule="atLeast"/>
          <w:tblHeader w:val="0"/>
        </w:trPr>
        <w:tc>
          <w:tcPr>
            <w:vAlign w:val="center"/>
          </w:tcPr>
          <w:p w:rsidR="00000000" w:rsidDel="00000000" w:rsidP="00000000" w:rsidRDefault="00000000" w:rsidRPr="00000000" w14:paraId="00000694">
            <w:pPr>
              <w:widowControl w:val="0"/>
              <w:spacing w:after="0" w:line="240" w:lineRule="auto"/>
              <w:rPr>
                <w:sz w:val="18"/>
                <w:szCs w:val="18"/>
              </w:rPr>
            </w:pPr>
            <w:r w:rsidDel="00000000" w:rsidR="00000000" w:rsidRPr="00000000">
              <w:rPr>
                <w:sz w:val="18"/>
                <w:szCs w:val="18"/>
                <w:rtl w:val="0"/>
              </w:rPr>
              <w:t xml:space="preserve">Value</w:t>
            </w:r>
          </w:p>
        </w:tc>
        <w:tc>
          <w:tcPr>
            <w:vAlign w:val="center"/>
          </w:tcPr>
          <w:p w:rsidR="00000000" w:rsidDel="00000000" w:rsidP="00000000" w:rsidRDefault="00000000" w:rsidRPr="00000000" w14:paraId="00000695">
            <w:pPr>
              <w:widowControl w:val="0"/>
              <w:spacing w:after="0" w:line="240" w:lineRule="auto"/>
              <w:rPr>
                <w:sz w:val="18"/>
                <w:szCs w:val="18"/>
              </w:rPr>
            </w:pPr>
            <w:r w:rsidDel="00000000" w:rsidR="00000000" w:rsidRPr="00000000">
              <w:rPr>
                <w:sz w:val="18"/>
                <w:szCs w:val="18"/>
                <w:rtl w:val="0"/>
              </w:rPr>
              <w:t xml:space="preserve">JPEG2000</w:t>
            </w:r>
          </w:p>
        </w:tc>
        <w:tc>
          <w:tcPr>
            <w:vAlign w:val="center"/>
          </w:tcPr>
          <w:p w:rsidR="00000000" w:rsidDel="00000000" w:rsidP="00000000" w:rsidRDefault="00000000" w:rsidRPr="00000000" w14:paraId="00000696">
            <w:pPr>
              <w:widowControl w:val="0"/>
              <w:spacing w:after="0" w:line="240" w:lineRule="auto"/>
              <w:rPr>
                <w:sz w:val="18"/>
                <w:szCs w:val="18"/>
              </w:rPr>
            </w:pPr>
            <w:r w:rsidDel="00000000" w:rsidR="00000000" w:rsidRPr="00000000">
              <w:rPr>
                <w:sz w:val="18"/>
                <w:szCs w:val="18"/>
                <w:rtl w:val="0"/>
              </w:rPr>
              <w:t xml:space="preserve">JPEG2000 format</w:t>
            </w:r>
          </w:p>
        </w:tc>
        <w:tc>
          <w:tcPr>
            <w:vAlign w:val="center"/>
          </w:tcPr>
          <w:p w:rsidR="00000000" w:rsidDel="00000000" w:rsidP="00000000" w:rsidRDefault="00000000" w:rsidRPr="00000000" w14:paraId="00000697">
            <w:pPr>
              <w:widowControl w:val="0"/>
              <w:spacing w:after="0" w:line="240" w:lineRule="auto"/>
              <w:jc w:val="center"/>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698">
            <w:pPr>
              <w:widowControl w:val="0"/>
              <w:spacing w:after="0" w:line="240" w:lineRule="auto"/>
              <w:rPr>
                <w:sz w:val="18"/>
                <w:szCs w:val="18"/>
              </w:rPr>
            </w:pPr>
            <w:r w:rsidDel="00000000" w:rsidR="00000000" w:rsidRPr="00000000">
              <w:rPr>
                <w:sz w:val="18"/>
                <w:szCs w:val="18"/>
                <w:rtl w:val="0"/>
              </w:rPr>
              <w:t xml:space="preserve">ISO 15444</w:t>
            </w:r>
          </w:p>
        </w:tc>
      </w:tr>
      <w:tr>
        <w:trPr>
          <w:cantSplit w:val="0"/>
          <w:trHeight w:val="260" w:hRule="atLeast"/>
          <w:tblHeader w:val="0"/>
        </w:trPr>
        <w:tc>
          <w:tcPr>
            <w:vAlign w:val="center"/>
          </w:tcPr>
          <w:p w:rsidR="00000000" w:rsidDel="00000000" w:rsidP="00000000" w:rsidRDefault="00000000" w:rsidRPr="00000000" w14:paraId="00000699">
            <w:pPr>
              <w:widowControl w:val="0"/>
              <w:spacing w:after="0" w:line="240" w:lineRule="auto"/>
              <w:rPr>
                <w:sz w:val="18"/>
                <w:szCs w:val="18"/>
              </w:rPr>
            </w:pPr>
            <w:r w:rsidDel="00000000" w:rsidR="00000000" w:rsidRPr="00000000">
              <w:rPr>
                <w:sz w:val="18"/>
                <w:szCs w:val="18"/>
                <w:rtl w:val="0"/>
              </w:rPr>
              <w:t xml:space="preserve">Value</w:t>
            </w:r>
          </w:p>
        </w:tc>
        <w:tc>
          <w:tcPr>
            <w:vAlign w:val="center"/>
          </w:tcPr>
          <w:p w:rsidR="00000000" w:rsidDel="00000000" w:rsidP="00000000" w:rsidRDefault="00000000" w:rsidRPr="00000000" w14:paraId="0000069A">
            <w:pPr>
              <w:widowControl w:val="0"/>
              <w:spacing w:after="0" w:line="240" w:lineRule="auto"/>
              <w:rPr>
                <w:sz w:val="18"/>
                <w:szCs w:val="18"/>
              </w:rPr>
            </w:pPr>
            <w:r w:rsidDel="00000000" w:rsidR="00000000" w:rsidRPr="00000000">
              <w:rPr>
                <w:sz w:val="18"/>
                <w:szCs w:val="18"/>
                <w:rtl w:val="0"/>
              </w:rPr>
              <w:t xml:space="preserve">HTML</w:t>
            </w:r>
          </w:p>
        </w:tc>
        <w:tc>
          <w:tcPr>
            <w:vAlign w:val="center"/>
          </w:tcPr>
          <w:p w:rsidR="00000000" w:rsidDel="00000000" w:rsidP="00000000" w:rsidRDefault="00000000" w:rsidRPr="00000000" w14:paraId="0000069B">
            <w:pPr>
              <w:widowControl w:val="0"/>
              <w:spacing w:after="0" w:line="240" w:lineRule="auto"/>
              <w:rPr>
                <w:sz w:val="18"/>
                <w:szCs w:val="18"/>
              </w:rPr>
            </w:pPr>
            <w:r w:rsidDel="00000000" w:rsidR="00000000" w:rsidRPr="00000000">
              <w:rPr>
                <w:sz w:val="18"/>
                <w:szCs w:val="18"/>
                <w:rtl w:val="0"/>
              </w:rPr>
              <w:t xml:space="preserve">Hypertext Markup Language</w:t>
            </w:r>
          </w:p>
        </w:tc>
        <w:tc>
          <w:tcPr>
            <w:vAlign w:val="center"/>
          </w:tcPr>
          <w:p w:rsidR="00000000" w:rsidDel="00000000" w:rsidP="00000000" w:rsidRDefault="00000000" w:rsidRPr="00000000" w14:paraId="0000069C">
            <w:pPr>
              <w:widowControl w:val="0"/>
              <w:spacing w:after="0" w:line="240" w:lineRule="auto"/>
              <w:jc w:val="center"/>
              <w:rPr>
                <w:sz w:val="18"/>
                <w:szCs w:val="18"/>
              </w:rPr>
            </w:pPr>
            <w:r w:rsidDel="00000000" w:rsidR="00000000" w:rsidRPr="00000000">
              <w:rPr>
                <w:sz w:val="18"/>
                <w:szCs w:val="18"/>
                <w:rtl w:val="0"/>
              </w:rPr>
              <w:t xml:space="preserve">3</w:t>
            </w:r>
          </w:p>
        </w:tc>
        <w:tc>
          <w:tcPr>
            <w:vAlign w:val="center"/>
          </w:tcPr>
          <w:p w:rsidR="00000000" w:rsidDel="00000000" w:rsidP="00000000" w:rsidRDefault="00000000" w:rsidRPr="00000000" w14:paraId="0000069D">
            <w:pPr>
              <w:widowControl w:val="0"/>
              <w:spacing w:after="0" w:line="240" w:lineRule="auto"/>
              <w:rPr>
                <w:sz w:val="18"/>
                <w:szCs w:val="18"/>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69E">
            <w:pPr>
              <w:widowControl w:val="0"/>
              <w:spacing w:after="0" w:line="240" w:lineRule="auto"/>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9F">
            <w:pPr>
              <w:widowControl w:val="0"/>
              <w:spacing w:after="0" w:line="240" w:lineRule="auto"/>
              <w:rPr>
                <w:sz w:val="18"/>
                <w:szCs w:val="18"/>
              </w:rPr>
            </w:pPr>
            <w:r w:rsidDel="00000000" w:rsidR="00000000" w:rsidRPr="00000000">
              <w:rPr>
                <w:sz w:val="18"/>
                <w:szCs w:val="18"/>
                <w:rtl w:val="0"/>
              </w:rPr>
              <w:t xml:space="preserve">XML</w:t>
            </w:r>
          </w:p>
        </w:tc>
        <w:tc>
          <w:tcPr>
            <w:vAlign w:val="center"/>
          </w:tcPr>
          <w:p w:rsidR="00000000" w:rsidDel="00000000" w:rsidP="00000000" w:rsidRDefault="00000000" w:rsidRPr="00000000" w14:paraId="000006A0">
            <w:pPr>
              <w:widowControl w:val="0"/>
              <w:spacing w:after="0" w:line="240" w:lineRule="auto"/>
              <w:rPr>
                <w:sz w:val="18"/>
                <w:szCs w:val="18"/>
              </w:rPr>
            </w:pPr>
            <w:r w:rsidDel="00000000" w:rsidR="00000000" w:rsidRPr="00000000">
              <w:rPr>
                <w:sz w:val="18"/>
                <w:szCs w:val="18"/>
                <w:rtl w:val="0"/>
              </w:rPr>
              <w:t xml:space="preserve">Extensible Markup Language </w:t>
            </w:r>
          </w:p>
        </w:tc>
        <w:tc>
          <w:tcPr>
            <w:vAlign w:val="center"/>
          </w:tcPr>
          <w:p w:rsidR="00000000" w:rsidDel="00000000" w:rsidP="00000000" w:rsidRDefault="00000000" w:rsidRPr="00000000" w14:paraId="000006A1">
            <w:pPr>
              <w:widowControl w:val="0"/>
              <w:spacing w:after="0" w:line="240" w:lineRule="auto"/>
              <w:jc w:val="center"/>
              <w:rPr>
                <w:sz w:val="18"/>
                <w:szCs w:val="18"/>
              </w:rPr>
            </w:pPr>
            <w:r w:rsidDel="00000000" w:rsidR="00000000" w:rsidRPr="00000000">
              <w:rPr>
                <w:sz w:val="18"/>
                <w:szCs w:val="18"/>
                <w:rtl w:val="0"/>
              </w:rPr>
              <w:t xml:space="preserve">4</w:t>
            </w:r>
          </w:p>
        </w:tc>
        <w:tc>
          <w:tcPr>
            <w:vAlign w:val="center"/>
          </w:tcPr>
          <w:p w:rsidR="00000000" w:rsidDel="00000000" w:rsidP="00000000" w:rsidRDefault="00000000" w:rsidRPr="00000000" w14:paraId="000006A2">
            <w:pPr>
              <w:widowControl w:val="0"/>
              <w:spacing w:after="0" w:line="240" w:lineRule="auto"/>
              <w:rPr>
                <w:sz w:val="18"/>
                <w:szCs w:val="18"/>
              </w:rPr>
            </w:pPr>
            <w:r w:rsidDel="00000000" w:rsidR="00000000" w:rsidRPr="00000000">
              <w:rPr>
                <w:sz w:val="18"/>
                <w:szCs w:val="18"/>
                <w:rtl w:val="0"/>
              </w:rPr>
              <w:t xml:space="preserve">Only for portrayal catalogue files.</w:t>
            </w:r>
          </w:p>
        </w:tc>
      </w:tr>
      <w:tr>
        <w:trPr>
          <w:cantSplit w:val="0"/>
          <w:trHeight w:val="280" w:hRule="atLeast"/>
          <w:tblHeader w:val="0"/>
        </w:trPr>
        <w:tc>
          <w:tcPr>
            <w:vAlign w:val="center"/>
          </w:tcPr>
          <w:p w:rsidR="00000000" w:rsidDel="00000000" w:rsidP="00000000" w:rsidRDefault="00000000" w:rsidRPr="00000000" w14:paraId="000006A3">
            <w:pPr>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A4">
            <w:pPr>
              <w:rPr>
                <w:sz w:val="18"/>
                <w:szCs w:val="18"/>
              </w:rPr>
            </w:pPr>
            <w:r w:rsidDel="00000000" w:rsidR="00000000" w:rsidRPr="00000000">
              <w:rPr>
                <w:sz w:val="18"/>
                <w:szCs w:val="18"/>
                <w:rtl w:val="0"/>
              </w:rPr>
              <w:t xml:space="preserve">XSLT</w:t>
            </w:r>
          </w:p>
        </w:tc>
        <w:tc>
          <w:tcPr>
            <w:vAlign w:val="center"/>
          </w:tcPr>
          <w:p w:rsidR="00000000" w:rsidDel="00000000" w:rsidP="00000000" w:rsidRDefault="00000000" w:rsidRPr="00000000" w14:paraId="000006A5">
            <w:pPr>
              <w:rPr>
                <w:sz w:val="18"/>
                <w:szCs w:val="18"/>
              </w:rPr>
            </w:pPr>
            <w:r w:rsidDel="00000000" w:rsidR="00000000" w:rsidRPr="00000000">
              <w:rPr>
                <w:sz w:val="18"/>
                <w:szCs w:val="18"/>
                <w:rtl w:val="0"/>
              </w:rPr>
              <w:t xml:space="preserve">Extensible Stylesheet Language Transformation</w:t>
            </w:r>
          </w:p>
        </w:tc>
        <w:tc>
          <w:tcPr>
            <w:vAlign w:val="center"/>
          </w:tcPr>
          <w:p w:rsidR="00000000" w:rsidDel="00000000" w:rsidP="00000000" w:rsidRDefault="00000000" w:rsidRPr="00000000" w14:paraId="000006A6">
            <w:pPr>
              <w:jc w:val="center"/>
              <w:rPr>
                <w:sz w:val="18"/>
                <w:szCs w:val="18"/>
              </w:rPr>
            </w:pPr>
            <w:r w:rsidDel="00000000" w:rsidR="00000000" w:rsidRPr="00000000">
              <w:rPr>
                <w:sz w:val="18"/>
                <w:szCs w:val="18"/>
                <w:rtl w:val="0"/>
              </w:rPr>
              <w:t xml:space="preserve">5</w:t>
            </w:r>
          </w:p>
        </w:tc>
        <w:tc>
          <w:tcPr>
            <w:vAlign w:val="center"/>
          </w:tcPr>
          <w:p w:rsidR="00000000" w:rsidDel="00000000" w:rsidP="00000000" w:rsidRDefault="00000000" w:rsidRPr="00000000" w14:paraId="000006A7">
            <w:pPr>
              <w:rPr>
                <w:sz w:val="18"/>
                <w:szCs w:val="18"/>
              </w:rPr>
            </w:pPr>
            <w:r w:rsidDel="00000000" w:rsidR="00000000" w:rsidRPr="00000000">
              <w:rPr>
                <w:sz w:val="18"/>
                <w:szCs w:val="18"/>
                <w:rtl w:val="0"/>
              </w:rPr>
              <w:t xml:space="preserve">Only for portrayal catalogue files.</w:t>
            </w:r>
          </w:p>
        </w:tc>
      </w:tr>
      <w:tr>
        <w:trPr>
          <w:cantSplit w:val="0"/>
          <w:trHeight w:val="280" w:hRule="atLeast"/>
          <w:tblHeader w:val="0"/>
        </w:trPr>
        <w:tc>
          <w:tcPr>
            <w:vAlign w:val="center"/>
          </w:tcPr>
          <w:p w:rsidR="00000000" w:rsidDel="00000000" w:rsidP="00000000" w:rsidRDefault="00000000" w:rsidRPr="00000000" w14:paraId="000006A8">
            <w:pPr>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A9">
            <w:pPr>
              <w:rPr>
                <w:sz w:val="18"/>
                <w:szCs w:val="18"/>
              </w:rPr>
            </w:pPr>
            <w:r w:rsidDel="00000000" w:rsidR="00000000" w:rsidRPr="00000000">
              <w:rPr>
                <w:sz w:val="18"/>
                <w:szCs w:val="18"/>
                <w:rtl w:val="0"/>
              </w:rPr>
              <w:t xml:space="preserve">VIDEO</w:t>
            </w:r>
          </w:p>
        </w:tc>
        <w:tc>
          <w:tcPr>
            <w:vAlign w:val="center"/>
          </w:tcPr>
          <w:p w:rsidR="00000000" w:rsidDel="00000000" w:rsidP="00000000" w:rsidRDefault="00000000" w:rsidRPr="00000000" w14:paraId="000006AA">
            <w:pPr>
              <w:rPr>
                <w:sz w:val="18"/>
                <w:szCs w:val="18"/>
              </w:rPr>
            </w:pPr>
            <w:r w:rsidDel="00000000" w:rsidR="00000000" w:rsidRPr="00000000">
              <w:rPr>
                <w:sz w:val="18"/>
                <w:szCs w:val="18"/>
                <w:rtl w:val="0"/>
              </w:rPr>
              <w:t xml:space="preserve">Representation of moving images in unspecified format</w:t>
            </w:r>
          </w:p>
        </w:tc>
        <w:tc>
          <w:tcPr>
            <w:vAlign w:val="center"/>
          </w:tcPr>
          <w:p w:rsidR="00000000" w:rsidDel="00000000" w:rsidP="00000000" w:rsidRDefault="00000000" w:rsidRPr="00000000" w14:paraId="000006AB">
            <w:pPr>
              <w:jc w:val="center"/>
              <w:rPr>
                <w:sz w:val="18"/>
                <w:szCs w:val="18"/>
              </w:rPr>
            </w:pPr>
            <w:r w:rsidDel="00000000" w:rsidR="00000000" w:rsidRPr="00000000">
              <w:rPr>
                <w:sz w:val="18"/>
                <w:szCs w:val="18"/>
                <w:rtl w:val="0"/>
              </w:rPr>
              <w:t xml:space="preserve">6</w:t>
            </w:r>
          </w:p>
        </w:tc>
        <w:tc>
          <w:tcPr>
            <w:vAlign w:val="center"/>
          </w:tcPr>
          <w:p w:rsidR="00000000" w:rsidDel="00000000" w:rsidP="00000000" w:rsidRDefault="00000000" w:rsidRPr="00000000" w14:paraId="000006AC">
            <w:pPr>
              <w:rPr>
                <w:sz w:val="18"/>
                <w:szCs w:val="18"/>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6AD">
            <w:pPr>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AE">
            <w:pPr>
              <w:rPr>
                <w:sz w:val="18"/>
                <w:szCs w:val="18"/>
              </w:rPr>
            </w:pPr>
            <w:r w:rsidDel="00000000" w:rsidR="00000000" w:rsidRPr="00000000">
              <w:rPr>
                <w:sz w:val="18"/>
                <w:szCs w:val="18"/>
                <w:rtl w:val="0"/>
              </w:rPr>
              <w:t xml:space="preserve">TIFF</w:t>
            </w:r>
          </w:p>
        </w:tc>
        <w:tc>
          <w:tcPr>
            <w:vAlign w:val="center"/>
          </w:tcPr>
          <w:p w:rsidR="00000000" w:rsidDel="00000000" w:rsidP="00000000" w:rsidRDefault="00000000" w:rsidRPr="00000000" w14:paraId="000006AF">
            <w:pPr>
              <w:rPr>
                <w:sz w:val="18"/>
                <w:szCs w:val="18"/>
              </w:rPr>
            </w:pPr>
            <w:r w:rsidDel="00000000" w:rsidR="00000000" w:rsidRPr="00000000">
              <w:rPr>
                <w:sz w:val="18"/>
                <w:szCs w:val="18"/>
                <w:rtl w:val="0"/>
              </w:rPr>
              <w:t xml:space="preserve">Tagged Image File Format</w:t>
            </w:r>
          </w:p>
        </w:tc>
        <w:tc>
          <w:tcPr>
            <w:vAlign w:val="center"/>
          </w:tcPr>
          <w:p w:rsidR="00000000" w:rsidDel="00000000" w:rsidP="00000000" w:rsidRDefault="00000000" w:rsidRPr="00000000" w14:paraId="000006B0">
            <w:pPr>
              <w:jc w:val="center"/>
              <w:rPr>
                <w:sz w:val="18"/>
                <w:szCs w:val="18"/>
              </w:rPr>
            </w:pPr>
            <w:r w:rsidDel="00000000" w:rsidR="00000000" w:rsidRPr="00000000">
              <w:rPr>
                <w:sz w:val="18"/>
                <w:szCs w:val="18"/>
                <w:rtl w:val="0"/>
              </w:rPr>
              <w:t xml:space="preserve">7</w:t>
            </w:r>
          </w:p>
        </w:tc>
        <w:tc>
          <w:tcPr>
            <w:vAlign w:val="center"/>
          </w:tcPr>
          <w:p w:rsidR="00000000" w:rsidDel="00000000" w:rsidP="00000000" w:rsidRDefault="00000000" w:rsidRPr="00000000" w14:paraId="000006B1">
            <w:pPr>
              <w:rPr>
                <w:sz w:val="18"/>
                <w:szCs w:val="18"/>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6B2">
            <w:pPr>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B3">
            <w:pPr>
              <w:rPr>
                <w:sz w:val="18"/>
                <w:szCs w:val="18"/>
              </w:rPr>
            </w:pPr>
            <w:r w:rsidDel="00000000" w:rsidR="00000000" w:rsidRPr="00000000">
              <w:rPr>
                <w:sz w:val="18"/>
                <w:szCs w:val="18"/>
                <w:rtl w:val="0"/>
              </w:rPr>
              <w:t xml:space="preserve">PDF/AorUA</w:t>
            </w:r>
          </w:p>
        </w:tc>
        <w:tc>
          <w:tcPr>
            <w:vAlign w:val="center"/>
          </w:tcPr>
          <w:p w:rsidR="00000000" w:rsidDel="00000000" w:rsidP="00000000" w:rsidRDefault="00000000" w:rsidRPr="00000000" w14:paraId="000006B4">
            <w:pPr>
              <w:rPr>
                <w:sz w:val="18"/>
                <w:szCs w:val="18"/>
              </w:rPr>
            </w:pPr>
            <w:r w:rsidDel="00000000" w:rsidR="00000000" w:rsidRPr="00000000">
              <w:rPr>
                <w:sz w:val="18"/>
                <w:szCs w:val="18"/>
                <w:rtl w:val="0"/>
              </w:rPr>
              <w:t xml:space="preserve">Portable Document File</w:t>
            </w:r>
          </w:p>
        </w:tc>
        <w:tc>
          <w:tcPr>
            <w:vAlign w:val="center"/>
          </w:tcPr>
          <w:p w:rsidR="00000000" w:rsidDel="00000000" w:rsidP="00000000" w:rsidRDefault="00000000" w:rsidRPr="00000000" w14:paraId="000006B5">
            <w:pPr>
              <w:jc w:val="center"/>
              <w:rPr>
                <w:sz w:val="18"/>
                <w:szCs w:val="18"/>
              </w:rPr>
            </w:pPr>
            <w:r w:rsidDel="00000000" w:rsidR="00000000" w:rsidRPr="00000000">
              <w:rPr>
                <w:sz w:val="18"/>
                <w:szCs w:val="18"/>
                <w:rtl w:val="0"/>
              </w:rPr>
              <w:t xml:space="preserve">8</w:t>
            </w:r>
          </w:p>
        </w:tc>
        <w:tc>
          <w:tcPr>
            <w:vAlign w:val="center"/>
          </w:tcPr>
          <w:p w:rsidR="00000000" w:rsidDel="00000000" w:rsidP="00000000" w:rsidRDefault="00000000" w:rsidRPr="00000000" w14:paraId="000006B6">
            <w:pPr>
              <w:rPr>
                <w:sz w:val="18"/>
                <w:szCs w:val="18"/>
              </w:rPr>
            </w:pPr>
            <w:r w:rsidDel="00000000" w:rsidR="00000000" w:rsidRPr="00000000">
              <w:rPr>
                <w:sz w:val="18"/>
                <w:szCs w:val="18"/>
                <w:rtl w:val="0"/>
              </w:rPr>
              <w:t xml:space="preserve">ISO 19005, ISO 32000</w:t>
            </w:r>
          </w:p>
          <w:p w:rsidR="00000000" w:rsidDel="00000000" w:rsidP="00000000" w:rsidRDefault="00000000" w:rsidRPr="00000000" w14:paraId="000006B7">
            <w:pPr>
              <w:rPr>
                <w:sz w:val="18"/>
                <w:szCs w:val="18"/>
              </w:rPr>
            </w:pPr>
            <w:r w:rsidDel="00000000" w:rsidR="00000000" w:rsidRPr="00000000">
              <w:rPr>
                <w:sz w:val="18"/>
                <w:szCs w:val="18"/>
                <w:rtl w:val="0"/>
              </w:rPr>
              <w:t xml:space="preserve">Product Specification developers should take careful considerations in using PDF as a support file format. It is recommended that PDF never be used in products that will be used on a navigation system as it may impair night vision</w:t>
            </w:r>
          </w:p>
          <w:p w:rsidR="00000000" w:rsidDel="00000000" w:rsidP="00000000" w:rsidRDefault="00000000" w:rsidRPr="00000000" w14:paraId="000006B8">
            <w:pPr>
              <w:rPr>
                <w:sz w:val="18"/>
                <w:szCs w:val="18"/>
              </w:rPr>
            </w:pPr>
            <w:r w:rsidDel="00000000" w:rsidR="00000000" w:rsidRPr="00000000">
              <w:rPr>
                <w:sz w:val="18"/>
                <w:szCs w:val="18"/>
                <w:rtl w:val="0"/>
              </w:rPr>
              <w:t xml:space="preserve">Must be PDF/A or UA</w:t>
            </w:r>
          </w:p>
        </w:tc>
      </w:tr>
      <w:tr>
        <w:trPr>
          <w:cantSplit w:val="0"/>
          <w:trHeight w:val="280" w:hRule="atLeast"/>
          <w:tblHeader w:val="0"/>
        </w:trPr>
        <w:tc>
          <w:tcPr>
            <w:vAlign w:val="center"/>
          </w:tcPr>
          <w:p w:rsidR="00000000" w:rsidDel="00000000" w:rsidP="00000000" w:rsidRDefault="00000000" w:rsidRPr="00000000" w14:paraId="000006B9">
            <w:pPr>
              <w:widowControl w:val="0"/>
              <w:spacing w:after="0" w:line="240" w:lineRule="auto"/>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BA">
            <w:pPr>
              <w:widowControl w:val="0"/>
              <w:spacing w:after="0" w:line="240" w:lineRule="auto"/>
              <w:rPr>
                <w:sz w:val="18"/>
                <w:szCs w:val="18"/>
              </w:rPr>
            </w:pPr>
            <w:r w:rsidDel="00000000" w:rsidR="00000000" w:rsidRPr="00000000">
              <w:rPr>
                <w:sz w:val="18"/>
                <w:szCs w:val="18"/>
                <w:rtl w:val="0"/>
              </w:rPr>
              <w:t xml:space="preserve">LUA</w:t>
            </w:r>
          </w:p>
        </w:tc>
        <w:tc>
          <w:tcPr>
            <w:vAlign w:val="center"/>
          </w:tcPr>
          <w:p w:rsidR="00000000" w:rsidDel="00000000" w:rsidP="00000000" w:rsidRDefault="00000000" w:rsidRPr="00000000" w14:paraId="000006BB">
            <w:pPr>
              <w:widowControl w:val="0"/>
              <w:spacing w:after="0" w:line="240" w:lineRule="auto"/>
              <w:rPr>
                <w:sz w:val="18"/>
                <w:szCs w:val="18"/>
              </w:rPr>
            </w:pPr>
            <w:r w:rsidDel="00000000" w:rsidR="00000000" w:rsidRPr="00000000">
              <w:rPr>
                <w:sz w:val="18"/>
                <w:szCs w:val="18"/>
                <w:rtl w:val="0"/>
              </w:rPr>
              <w:t xml:space="preserve">Lua programing language </w:t>
            </w:r>
          </w:p>
        </w:tc>
        <w:tc>
          <w:tcPr>
            <w:vAlign w:val="center"/>
          </w:tcPr>
          <w:p w:rsidR="00000000" w:rsidDel="00000000" w:rsidP="00000000" w:rsidRDefault="00000000" w:rsidRPr="00000000" w14:paraId="000006BC">
            <w:pPr>
              <w:widowControl w:val="0"/>
              <w:spacing w:after="0" w:line="240" w:lineRule="auto"/>
              <w:jc w:val="center"/>
              <w:rPr>
                <w:sz w:val="18"/>
                <w:szCs w:val="18"/>
              </w:rPr>
            </w:pPr>
            <w:r w:rsidDel="00000000" w:rsidR="00000000" w:rsidRPr="00000000">
              <w:rPr>
                <w:sz w:val="18"/>
                <w:szCs w:val="18"/>
                <w:rtl w:val="0"/>
              </w:rPr>
              <w:t xml:space="preserve">9</w:t>
            </w:r>
          </w:p>
        </w:tc>
        <w:tc>
          <w:tcPr>
            <w:vAlign w:val="center"/>
          </w:tcPr>
          <w:p w:rsidR="00000000" w:rsidDel="00000000" w:rsidP="00000000" w:rsidRDefault="00000000" w:rsidRPr="00000000" w14:paraId="000006BD">
            <w:pPr>
              <w:widowControl w:val="0"/>
              <w:spacing w:after="0" w:line="240" w:lineRule="auto"/>
              <w:rPr>
                <w:sz w:val="18"/>
                <w:szCs w:val="18"/>
              </w:rPr>
            </w:pPr>
            <w:r w:rsidDel="00000000" w:rsidR="00000000" w:rsidRPr="00000000">
              <w:rPr>
                <w:sz w:val="18"/>
                <w:szCs w:val="18"/>
                <w:rtl w:val="0"/>
              </w:rPr>
              <w:t xml:space="preserve">Only for portrayal catalogue files.</w:t>
            </w:r>
          </w:p>
        </w:tc>
      </w:tr>
      <w:tr>
        <w:trPr>
          <w:cantSplit w:val="0"/>
          <w:trHeight w:val="280" w:hRule="atLeast"/>
          <w:tblHeader w:val="0"/>
        </w:trPr>
        <w:tc>
          <w:tcPr>
            <w:vAlign w:val="center"/>
          </w:tcPr>
          <w:p w:rsidR="00000000" w:rsidDel="00000000" w:rsidP="00000000" w:rsidRDefault="00000000" w:rsidRPr="00000000" w14:paraId="000006BE">
            <w:pPr>
              <w:widowControl w:val="0"/>
              <w:spacing w:after="0" w:line="240" w:lineRule="auto"/>
              <w:rPr>
                <w:sz w:val="18"/>
                <w:szCs w:val="18"/>
              </w:rPr>
            </w:pPr>
            <w:r w:rsidDel="00000000" w:rsidR="00000000" w:rsidRPr="00000000">
              <w:rPr>
                <w:sz w:val="18"/>
                <w:szCs w:val="18"/>
                <w:rtl w:val="0"/>
              </w:rPr>
              <w:t xml:space="preserve">Value</w:t>
            </w:r>
          </w:p>
        </w:tc>
        <w:tc>
          <w:tcPr>
            <w:shd w:fill="00ff00" w:val="clear"/>
            <w:vAlign w:val="center"/>
          </w:tcPr>
          <w:p w:rsidR="00000000" w:rsidDel="00000000" w:rsidP="00000000" w:rsidRDefault="00000000" w:rsidRPr="00000000" w14:paraId="000006BF">
            <w:pPr>
              <w:widowControl w:val="0"/>
              <w:spacing w:after="0" w:line="240" w:lineRule="auto"/>
              <w:rPr>
                <w:sz w:val="18"/>
                <w:szCs w:val="18"/>
              </w:rPr>
            </w:pPr>
            <w:r w:rsidDel="00000000" w:rsidR="00000000" w:rsidRPr="00000000">
              <w:rPr>
                <w:sz w:val="18"/>
                <w:szCs w:val="18"/>
                <w:rtl w:val="0"/>
              </w:rPr>
              <w:t xml:space="preserve">Other </w:t>
            </w:r>
          </w:p>
        </w:tc>
        <w:tc>
          <w:tcPr>
            <w:vAlign w:val="center"/>
          </w:tcPr>
          <w:p w:rsidR="00000000" w:rsidDel="00000000" w:rsidP="00000000" w:rsidRDefault="00000000" w:rsidRPr="00000000" w14:paraId="000006C0">
            <w:pPr>
              <w:widowControl w:val="0"/>
              <w:spacing w:after="0" w:line="240" w:lineRule="auto"/>
              <w:rPr>
                <w:sz w:val="18"/>
                <w:szCs w:val="18"/>
              </w:rPr>
            </w:pPr>
            <w:r w:rsidDel="00000000" w:rsidR="00000000" w:rsidRPr="00000000">
              <w:rPr>
                <w:sz w:val="18"/>
                <w:szCs w:val="18"/>
                <w:rtl w:val="0"/>
              </w:rPr>
              <w:t xml:space="preserve">Other format</w:t>
            </w:r>
          </w:p>
        </w:tc>
        <w:tc>
          <w:tcPr>
            <w:vAlign w:val="center"/>
          </w:tcPr>
          <w:p w:rsidR="00000000" w:rsidDel="00000000" w:rsidP="00000000" w:rsidRDefault="00000000" w:rsidRPr="00000000" w14:paraId="000006C1">
            <w:pPr>
              <w:widowControl w:val="0"/>
              <w:spacing w:after="0" w:line="240" w:lineRule="auto"/>
              <w:jc w:val="center"/>
              <w:rPr>
                <w:sz w:val="18"/>
                <w:szCs w:val="18"/>
              </w:rPr>
            </w:pPr>
            <w:r w:rsidDel="00000000" w:rsidR="00000000" w:rsidRPr="00000000">
              <w:rPr>
                <w:sz w:val="18"/>
                <w:szCs w:val="18"/>
                <w:rtl w:val="0"/>
              </w:rPr>
              <w:t xml:space="preserve">100</w:t>
            </w:r>
          </w:p>
        </w:tc>
        <w:tc>
          <w:tcPr>
            <w:vAlign w:val="center"/>
          </w:tcPr>
          <w:p w:rsidR="00000000" w:rsidDel="00000000" w:rsidP="00000000" w:rsidRDefault="00000000" w:rsidRPr="00000000" w14:paraId="000006C2">
            <w:pPr>
              <w:widowControl w:val="0"/>
              <w:spacing w:after="0" w:line="240" w:lineRule="auto"/>
              <w:rPr>
                <w:sz w:val="18"/>
                <w:szCs w:val="18"/>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6C3">
            <w:pPr>
              <w:rPr>
                <w:sz w:val="18"/>
                <w:szCs w:val="18"/>
              </w:rPr>
            </w:pPr>
            <w:r w:rsidDel="00000000" w:rsidR="00000000" w:rsidRPr="00000000">
              <w:rPr>
                <w:sz w:val="18"/>
                <w:szCs w:val="18"/>
                <w:rtl w:val="0"/>
              </w:rPr>
              <w:t xml:space="preserve">Value</w:t>
            </w:r>
          </w:p>
        </w:tc>
        <w:tc>
          <w:tcPr>
            <w:vAlign w:val="center"/>
          </w:tcPr>
          <w:p w:rsidR="00000000" w:rsidDel="00000000" w:rsidP="00000000" w:rsidRDefault="00000000" w:rsidRPr="00000000" w14:paraId="000006C4">
            <w:pPr>
              <w:rPr>
                <w:sz w:val="18"/>
                <w:szCs w:val="18"/>
              </w:rPr>
            </w:pPr>
            <w:r w:rsidDel="00000000" w:rsidR="00000000" w:rsidRPr="00000000">
              <w:rPr>
                <w:sz w:val="18"/>
                <w:szCs w:val="18"/>
                <w:rtl w:val="0"/>
              </w:rPr>
              <w:t xml:space="preserve">ASCII</w:t>
            </w:r>
          </w:p>
        </w:tc>
        <w:tc>
          <w:tcPr>
            <w:vAlign w:val="center"/>
          </w:tcPr>
          <w:p w:rsidR="00000000" w:rsidDel="00000000" w:rsidP="00000000" w:rsidRDefault="00000000" w:rsidRPr="00000000" w14:paraId="000006C5">
            <w:pPr>
              <w:rPr>
                <w:sz w:val="18"/>
                <w:szCs w:val="18"/>
              </w:rPr>
            </w:pPr>
            <w:r w:rsidDel="00000000" w:rsidR="00000000" w:rsidRPr="00000000">
              <w:rPr>
                <w:rtl w:val="0"/>
              </w:rPr>
            </w:r>
          </w:p>
        </w:tc>
        <w:tc>
          <w:tcPr>
            <w:vAlign w:val="center"/>
          </w:tcPr>
          <w:p w:rsidR="00000000" w:rsidDel="00000000" w:rsidP="00000000" w:rsidRDefault="00000000" w:rsidRPr="00000000" w14:paraId="000006C6">
            <w:pPr>
              <w:jc w:val="center"/>
              <w:rPr>
                <w:sz w:val="18"/>
                <w:szCs w:val="18"/>
              </w:rPr>
            </w:pPr>
            <w:r w:rsidDel="00000000" w:rsidR="00000000" w:rsidRPr="00000000">
              <w:rPr>
                <w:sz w:val="18"/>
                <w:szCs w:val="18"/>
                <w:rtl w:val="0"/>
              </w:rPr>
              <w:t xml:space="preserve">-</w:t>
            </w:r>
          </w:p>
        </w:tc>
        <w:tc>
          <w:tcPr>
            <w:vAlign w:val="center"/>
          </w:tcPr>
          <w:p w:rsidR="00000000" w:rsidDel="00000000" w:rsidP="00000000" w:rsidRDefault="00000000" w:rsidRPr="00000000" w14:paraId="000006C7">
            <w:pPr>
              <w:rPr>
                <w:sz w:val="18"/>
                <w:szCs w:val="18"/>
              </w:rPr>
            </w:pPr>
            <w:r w:rsidDel="00000000" w:rsidR="00000000" w:rsidRPr="00000000">
              <w:rPr>
                <w:sz w:val="18"/>
                <w:szCs w:val="18"/>
                <w:rtl w:val="0"/>
              </w:rPr>
              <w:t xml:space="preserve">Only for portrayal catalogue files of types not falling into one of the other categories.</w:t>
            </w:r>
          </w:p>
        </w:tc>
      </w:tr>
    </w:tbl>
    <w:p w:rsidR="00000000" w:rsidDel="00000000" w:rsidP="00000000" w:rsidRDefault="00000000" w:rsidRPr="00000000" w14:paraId="000006C8">
      <w:pPr>
        <w:pStyle w:val="Heading3"/>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0" w:firstLine="0"/>
        <w:rPr/>
      </w:pPr>
      <w:bookmarkStart w:colFirst="0" w:colLast="0" w:name="_heading=h.hm9ztt8ob6rn" w:id="139"/>
      <w:bookmarkEnd w:id="139"/>
      <w:r w:rsidDel="00000000" w:rsidR="00000000" w:rsidRPr="00000000">
        <w:rPr>
          <w:rtl w:val="0"/>
        </w:rPr>
      </w:r>
    </w:p>
    <w:p w:rsidR="00000000" w:rsidDel="00000000" w:rsidP="00000000" w:rsidRDefault="00000000" w:rsidRPr="00000000" w14:paraId="000006C9">
      <w:pPr>
        <w:pStyle w:val="Heading2"/>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940"/>
          <w:tab w:val="left" w:leader="none" w:pos="1140"/>
          <w:tab w:val="left" w:leader="none" w:pos="1360"/>
          <w:tab w:val="left" w:leader="none" w:pos="940"/>
          <w:tab w:val="left" w:leader="none" w:pos="1140"/>
          <w:tab w:val="left" w:leader="none" w:pos="1360"/>
        </w:tabs>
        <w:ind w:left="0" w:firstLine="0"/>
        <w:rPr/>
      </w:pPr>
      <w:bookmarkStart w:colFirst="0" w:colLast="0" w:name="_heading=h.masp6ek1wa4a" w:id="140"/>
      <w:bookmarkEnd w:id="140"/>
      <w:r w:rsidDel="00000000" w:rsidR="00000000" w:rsidRPr="00000000">
        <w:rPr>
          <w:rtl w:val="0"/>
        </w:rPr>
        <w:t xml:space="preserve">Exchange catalogue File Metadata</w:t>
      </w:r>
    </w:p>
    <w:p w:rsidR="00000000" w:rsidDel="00000000" w:rsidP="00000000" w:rsidRDefault="00000000" w:rsidRPr="00000000" w14:paraId="000006CA">
      <w:pPr>
        <w:pStyle w:val="Heading3"/>
        <w:numPr>
          <w:ilvl w:val="2"/>
          <w:numId w:val="9"/>
        </w:numPr>
        <w:tabs>
          <w:tab w:val="left" w:leader="none" w:pos="660"/>
          <w:tab w:val="left" w:leader="none" w:pos="880"/>
          <w:tab w:val="left" w:leader="none" w:pos="660"/>
          <w:tab w:val="left" w:leader="none" w:pos="880"/>
          <w:tab w:val="left" w:leader="none" w:pos="660"/>
          <w:tab w:val="left" w:leader="none" w:pos="880"/>
          <w:tab w:val="left" w:leader="none" w:pos="660"/>
          <w:tab w:val="left" w:leader="none" w:pos="880"/>
          <w:tab w:val="left" w:leader="none" w:pos="940"/>
          <w:tab w:val="left" w:leader="none" w:pos="1140"/>
          <w:tab w:val="left" w:leader="none" w:pos="1360"/>
          <w:tab w:val="left" w:leader="none" w:pos="940"/>
          <w:tab w:val="left" w:leader="none" w:pos="1140"/>
          <w:tab w:val="left" w:leader="none" w:pos="1360"/>
        </w:tabs>
        <w:ind w:left="273.6" w:hanging="273.6"/>
        <w:rPr/>
      </w:pPr>
      <w:bookmarkStart w:colFirst="0" w:colLast="0" w:name="_heading=h.a72eqef684vm" w:id="141"/>
      <w:bookmarkEnd w:id="141"/>
      <w:r w:rsidDel="00000000" w:rsidR="00000000" w:rsidRPr="00000000">
        <w:rPr>
          <w:rtl w:val="0"/>
        </w:rPr>
        <w:t xml:space="preserve">S100_ExchangeCatalogue</w:t>
      </w:r>
    </w:p>
    <w:p w:rsidR="00000000" w:rsidDel="00000000" w:rsidP="00000000" w:rsidRDefault="00000000" w:rsidRPr="00000000" w14:paraId="000006CB">
      <w:pPr>
        <w:rPr>
          <w:color w:val="1f3864"/>
        </w:rPr>
      </w:pPr>
      <w:r w:rsidDel="00000000" w:rsidR="00000000" w:rsidRPr="00000000">
        <w:rPr>
          <w:rtl w:val="0"/>
        </w:rPr>
        <w:t xml:space="preserve">All S-412 Exchange catalogue files must contain at least the mandatory metadata elements in this table.</w:t>
      </w:r>
      <w:r w:rsidDel="00000000" w:rsidR="00000000" w:rsidRPr="00000000">
        <w:rPr>
          <w:rtl w:val="0"/>
        </w:rPr>
      </w:r>
    </w:p>
    <w:tbl>
      <w:tblPr>
        <w:tblStyle w:val="Table9"/>
        <w:tblW w:w="11745.0" w:type="dxa"/>
        <w:jc w:val="left"/>
        <w:tblInd w:w="-13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2490"/>
        <w:gridCol w:w="2040"/>
        <w:gridCol w:w="630"/>
        <w:gridCol w:w="2670"/>
        <w:gridCol w:w="2985"/>
        <w:tblGridChange w:id="0">
          <w:tblGrid>
            <w:gridCol w:w="930"/>
            <w:gridCol w:w="2490"/>
            <w:gridCol w:w="2040"/>
            <w:gridCol w:w="630"/>
            <w:gridCol w:w="2670"/>
            <w:gridCol w:w="29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C">
            <w:pPr>
              <w:widowControl w:val="0"/>
              <w:spacing w:after="120" w:line="240" w:lineRule="auto"/>
              <w:rPr>
                <w:b w:val="1"/>
                <w:sz w:val="18"/>
                <w:szCs w:val="18"/>
              </w:rPr>
            </w:pPr>
            <w:r w:rsidDel="00000000" w:rsidR="00000000" w:rsidRPr="00000000">
              <w:rPr>
                <w:b w:val="1"/>
                <w:sz w:val="18"/>
                <w:szCs w:val="18"/>
                <w:rtl w:val="0"/>
              </w:rPr>
              <w:t xml:space="preserve">Role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D">
            <w:pPr>
              <w:widowControl w:val="0"/>
              <w:spacing w:after="120" w:line="240" w:lineRule="auto"/>
              <w:rPr>
                <w:b w:val="1"/>
                <w:sz w:val="18"/>
                <w:szCs w:val="18"/>
              </w:rPr>
            </w:pPr>
            <w:r w:rsidDel="00000000" w:rsidR="00000000" w:rsidRPr="00000000">
              <w:rPr>
                <w:b w:val="1"/>
                <w:sz w:val="18"/>
                <w:szCs w:val="18"/>
                <w:rtl w:val="0"/>
              </w:rPr>
              <w:t xml:space="preserve">Name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E">
            <w:pPr>
              <w:widowControl w:val="0"/>
              <w:spacing w:after="120" w:line="240" w:lineRule="auto"/>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CF">
            <w:pPr>
              <w:widowControl w:val="0"/>
              <w:spacing w:after="120" w:line="240" w:lineRule="auto"/>
              <w:rPr>
                <w:b w:val="1"/>
                <w:sz w:val="18"/>
                <w:szCs w:val="18"/>
              </w:rPr>
            </w:pPr>
            <w:r w:rsidDel="00000000" w:rsidR="00000000" w:rsidRPr="00000000">
              <w:rPr>
                <w:b w:val="1"/>
                <w:sz w:val="18"/>
                <w:szCs w:val="18"/>
                <w:rtl w:val="0"/>
              </w:rPr>
              <w:t xml:space="preserve">Multi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0">
            <w:pPr>
              <w:widowControl w:val="0"/>
              <w:spacing w:after="120" w:line="240" w:lineRule="auto"/>
              <w:rPr>
                <w:b w:val="1"/>
                <w:sz w:val="18"/>
                <w:szCs w:val="18"/>
              </w:rPr>
            </w:pPr>
            <w:r w:rsidDel="00000000" w:rsidR="00000000" w:rsidRPr="00000000">
              <w:rPr>
                <w:b w:val="1"/>
                <w:sz w:val="18"/>
                <w:szCs w:val="18"/>
                <w:rtl w:val="0"/>
              </w:rPr>
              <w:t xml:space="preserve">Type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1">
            <w:pPr>
              <w:widowControl w:val="0"/>
              <w:spacing w:after="120" w:line="240" w:lineRule="auto"/>
              <w:rPr>
                <w:b w:val="1"/>
                <w:sz w:val="18"/>
                <w:szCs w:val="18"/>
              </w:rPr>
            </w:pPr>
            <w:r w:rsidDel="00000000" w:rsidR="00000000" w:rsidRPr="00000000">
              <w:rPr>
                <w:b w:val="1"/>
                <w:sz w:val="18"/>
                <w:szCs w:val="18"/>
                <w:rtl w:val="0"/>
              </w:rPr>
              <w:t xml:space="preserve">Remarks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D2">
            <w:pPr>
              <w:widowControl w:val="0"/>
              <w:spacing w:after="120" w:line="240" w:lineRule="auto"/>
              <w:rPr>
                <w:sz w:val="18"/>
                <w:szCs w:val="18"/>
              </w:rPr>
            </w:pPr>
            <w:r w:rsidDel="00000000" w:rsidR="00000000" w:rsidRPr="00000000">
              <w:rPr>
                <w:sz w:val="18"/>
                <w:szCs w:val="18"/>
                <w:rtl w:val="0"/>
              </w:rPr>
              <w:t xml:space="preserve">Class</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D3">
            <w:pPr>
              <w:widowControl w:val="0"/>
              <w:spacing w:after="120" w:line="240" w:lineRule="auto"/>
              <w:rPr>
                <w:sz w:val="18"/>
                <w:szCs w:val="18"/>
              </w:rPr>
            </w:pPr>
            <w:r w:rsidDel="00000000" w:rsidR="00000000" w:rsidRPr="00000000">
              <w:rPr>
                <w:sz w:val="18"/>
                <w:szCs w:val="18"/>
                <w:rtl w:val="0"/>
              </w:rPr>
              <w:t xml:space="preserve">S100_Exchangecatalogue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18"/>
                <w:szCs w:val="18"/>
              </w:rPr>
            </w:pPr>
            <w:r w:rsidDel="00000000" w:rsidR="00000000" w:rsidRPr="00000000">
              <w:rPr>
                <w:sz w:val="18"/>
                <w:szCs w:val="18"/>
                <w:rtl w:val="0"/>
              </w:rPr>
              <w:t xml:space="preserve">An Exchange Catalogue contains the discovery metadata about the exchange datasets and support files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5">
            <w:pPr>
              <w:widowControl w:val="0"/>
              <w:numPr>
                <w:ilvl w:val="0"/>
                <w:numId w:val="1"/>
              </w:numPr>
              <w:spacing w:after="120" w:line="240" w:lineRule="auto"/>
              <w:ind w:left="720" w:hanging="360"/>
              <w:jc w:val="left"/>
              <w:rPr>
                <w:sz w:val="18"/>
                <w:szCs w:val="18"/>
                <w:u w:val="none"/>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6">
            <w:pPr>
              <w:widowControl w:val="0"/>
              <w:spacing w:after="120" w:line="240" w:lineRule="auto"/>
              <w:rPr>
                <w:sz w:val="18"/>
                <w:szCs w:val="18"/>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7">
            <w:pPr>
              <w:widowControl w:val="0"/>
              <w:spacing w:after="120" w:line="240" w:lineRule="auto"/>
              <w:rPr>
                <w:sz w:val="18"/>
                <w:szCs w:val="18"/>
              </w:rPr>
            </w:pPr>
            <w:r w:rsidDel="00000000" w:rsidR="00000000" w:rsidRPr="00000000">
              <w:rPr>
                <w:sz w:val="18"/>
                <w:szCs w:val="18"/>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D8">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D9">
            <w:pPr>
              <w:widowControl w:val="0"/>
              <w:spacing w:after="120" w:line="240" w:lineRule="auto"/>
              <w:rPr>
                <w:sz w:val="18"/>
                <w:szCs w:val="18"/>
              </w:rPr>
            </w:pPr>
            <w:r w:rsidDel="00000000" w:rsidR="00000000" w:rsidRPr="00000000">
              <w:rPr>
                <w:sz w:val="18"/>
                <w:szCs w:val="18"/>
                <w:rtl w:val="0"/>
              </w:rPr>
              <w:t xml:space="preserve">identifier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A">
            <w:pPr>
              <w:widowControl w:val="0"/>
              <w:spacing w:after="120" w:line="240" w:lineRule="auto"/>
              <w:jc w:val="left"/>
              <w:rPr>
                <w:sz w:val="18"/>
                <w:szCs w:val="18"/>
              </w:rPr>
            </w:pPr>
            <w:r w:rsidDel="00000000" w:rsidR="00000000" w:rsidRPr="00000000">
              <w:rPr>
                <w:sz w:val="18"/>
                <w:szCs w:val="18"/>
                <w:rtl w:val="0"/>
              </w:rPr>
              <w:t xml:space="preserve">Uniquely </w:t>
            </w:r>
          </w:p>
        </w:tc>
        <w:tc>
          <w:tcPr>
            <w:tcBorders>
              <w:top w:color="000000" w:space="0" w:sz="4" w:val="single"/>
              <w:left w:color="000000" w:space="0" w:sz="4" w:val="single"/>
              <w:bottom w:color="000000" w:space="0" w:sz="4" w:val="single"/>
              <w:right w:color="000000" w:space="0" w:sz="4" w:val="single"/>
            </w:tcBorders>
            <w:shd w:fill="ffffff" w:val="clear"/>
          </w:tcPr>
          <w:sdt>
            <w:sdtPr>
              <w:id w:val="1714208934"/>
              <w:tag w:val="goog_rdk_83"/>
            </w:sdtPr>
            <w:sdtContent>
              <w:p w:rsidR="00000000" w:rsidDel="00000000" w:rsidP="00000000" w:rsidRDefault="00000000" w:rsidRPr="00000000" w14:paraId="000006DB">
                <w:pPr>
                  <w:widowControl w:val="0"/>
                  <w:spacing w:after="120" w:line="240" w:lineRule="auto"/>
                  <w:rPr>
                    <w:ins w:author="Thomas Cervone-Richards - NOAA Federal" w:id="18" w:date="2025-06-17T18:50:38Z"/>
                    <w:sz w:val="18"/>
                    <w:szCs w:val="18"/>
                  </w:rPr>
                </w:pPr>
                <w:r w:rsidDel="00000000" w:rsidR="00000000" w:rsidRPr="00000000">
                  <w:rPr>
                    <w:sz w:val="18"/>
                    <w:szCs w:val="18"/>
                    <w:rtl w:val="0"/>
                  </w:rPr>
                  <w:t xml:space="preserve">0..1</w:t>
                </w:r>
                <w:sdt>
                  <w:sdtPr>
                    <w:id w:val="-1994631974"/>
                    <w:tag w:val="goog_rdk_82"/>
                  </w:sdtPr>
                  <w:sdtContent>
                    <w:ins w:author="Thomas Cervone-Richards - NOAA Federal" w:id="18" w:date="2025-06-17T18:50:38Z">
                      <w:r w:rsidDel="00000000" w:rsidR="00000000" w:rsidRPr="00000000">
                        <w:rPr>
                          <w:rtl w:val="0"/>
                        </w:rPr>
                      </w:r>
                    </w:ins>
                  </w:sdtContent>
                </w:sdt>
              </w:p>
            </w:sdtContent>
          </w:sdt>
          <w:p w:rsidR="00000000" w:rsidDel="00000000" w:rsidP="00000000" w:rsidRDefault="00000000" w:rsidRPr="00000000" w14:paraId="000006DC">
            <w:pPr>
              <w:widowControl w:val="0"/>
              <w:spacing w:after="120" w:line="240" w:lineRule="auto"/>
              <w:rPr>
                <w:sz w:val="18"/>
                <w:szCs w:val="18"/>
              </w:rPr>
            </w:pPr>
            <w:sdt>
              <w:sdtPr>
                <w:id w:val="-1199317159"/>
                <w:tag w:val="goog_rdk_84"/>
              </w:sdtPr>
              <w:sdtContent>
                <w:ins w:author="Thomas Cervone-Richards - NOAA Federal" w:id="18" w:date="2025-06-17T18:50:38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D">
            <w:pPr>
              <w:widowControl w:val="0"/>
              <w:spacing w:after="120" w:line="240" w:lineRule="auto"/>
              <w:rPr>
                <w:sz w:val="18"/>
                <w:szCs w:val="18"/>
              </w:rPr>
            </w:pPr>
            <w:r w:rsidDel="00000000" w:rsidR="00000000" w:rsidRPr="00000000">
              <w:rPr>
                <w:sz w:val="18"/>
                <w:szCs w:val="18"/>
                <w:rtl w:val="0"/>
              </w:rPr>
              <w:t xml:space="preserve">S100_ExchangeCatalogueIdentifier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DE">
            <w:pPr>
              <w:widowControl w:val="0"/>
              <w:spacing w:after="120" w:line="240" w:lineRule="auto"/>
              <w:rPr>
                <w:sz w:val="18"/>
                <w:szCs w:val="18"/>
              </w:rPr>
            </w:pPr>
            <w:r w:rsidDel="00000000" w:rsidR="00000000" w:rsidRPr="00000000">
              <w:rPr>
                <w:sz w:val="18"/>
                <w:szCs w:val="18"/>
                <w:rtl w:val="0"/>
              </w:rPr>
              <w:t xml:space="preserve">See Notes below this table.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DF">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E0">
            <w:pPr>
              <w:widowControl w:val="0"/>
              <w:spacing w:after="120" w:line="240" w:lineRule="auto"/>
              <w:rPr>
                <w:sz w:val="18"/>
                <w:szCs w:val="18"/>
              </w:rPr>
            </w:pPr>
            <w:r w:rsidDel="00000000" w:rsidR="00000000" w:rsidRPr="00000000">
              <w:rPr>
                <w:sz w:val="18"/>
                <w:szCs w:val="18"/>
                <w:rtl w:val="0"/>
              </w:rPr>
              <w:t xml:space="preserve">contact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1">
            <w:pPr>
              <w:widowControl w:val="0"/>
              <w:spacing w:after="120" w:line="240" w:lineRule="auto"/>
              <w:jc w:val="left"/>
              <w:rPr>
                <w:sz w:val="18"/>
                <w:szCs w:val="18"/>
              </w:rPr>
            </w:pPr>
            <w:r w:rsidDel="00000000" w:rsidR="00000000" w:rsidRPr="00000000">
              <w:rPr>
                <w:sz w:val="18"/>
                <w:szCs w:val="18"/>
                <w:rtl w:val="0"/>
              </w:rPr>
              <w:t xml:space="preserve">Details about the issue of the datasets contained in the Exchange Catalogue</w:t>
            </w:r>
          </w:p>
        </w:tc>
        <w:tc>
          <w:tcPr>
            <w:tcBorders>
              <w:top w:color="000000" w:space="0" w:sz="4" w:val="single"/>
              <w:left w:color="000000" w:space="0" w:sz="4" w:val="single"/>
              <w:bottom w:color="000000" w:space="0" w:sz="4" w:val="single"/>
              <w:right w:color="000000" w:space="0" w:sz="4" w:val="single"/>
            </w:tcBorders>
            <w:shd w:fill="ffffff" w:val="clear"/>
          </w:tcPr>
          <w:sdt>
            <w:sdtPr>
              <w:id w:val="1910214061"/>
              <w:tag w:val="goog_rdk_86"/>
            </w:sdtPr>
            <w:sdtContent>
              <w:p w:rsidR="00000000" w:rsidDel="00000000" w:rsidP="00000000" w:rsidRDefault="00000000" w:rsidRPr="00000000" w14:paraId="000006E2">
                <w:pPr>
                  <w:widowControl w:val="0"/>
                  <w:spacing w:after="120" w:line="240" w:lineRule="auto"/>
                  <w:rPr>
                    <w:ins w:author="Thomas Cervone-Richards - NOAA Federal" w:id="19" w:date="2025-06-17T18:50:51Z"/>
                    <w:sz w:val="18"/>
                    <w:szCs w:val="18"/>
                  </w:rPr>
                </w:pPr>
                <w:r w:rsidDel="00000000" w:rsidR="00000000" w:rsidRPr="00000000">
                  <w:rPr>
                    <w:sz w:val="18"/>
                    <w:szCs w:val="18"/>
                    <w:rtl w:val="0"/>
                  </w:rPr>
                  <w:t xml:space="preserve">0..1</w:t>
                </w:r>
                <w:sdt>
                  <w:sdtPr>
                    <w:id w:val="1227437486"/>
                    <w:tag w:val="goog_rdk_85"/>
                  </w:sdtPr>
                  <w:sdtContent>
                    <w:ins w:author="Thomas Cervone-Richards - NOAA Federal" w:id="19" w:date="2025-06-17T18:50:51Z">
                      <w:r w:rsidDel="00000000" w:rsidR="00000000" w:rsidRPr="00000000">
                        <w:rPr>
                          <w:rtl w:val="0"/>
                        </w:rPr>
                      </w:r>
                    </w:ins>
                  </w:sdtContent>
                </w:sdt>
              </w:p>
            </w:sdtContent>
          </w:sdt>
          <w:p w:rsidR="00000000" w:rsidDel="00000000" w:rsidP="00000000" w:rsidRDefault="00000000" w:rsidRPr="00000000" w14:paraId="000006E3">
            <w:pPr>
              <w:widowControl w:val="0"/>
              <w:spacing w:after="120" w:line="240" w:lineRule="auto"/>
              <w:rPr>
                <w:sz w:val="18"/>
                <w:szCs w:val="18"/>
              </w:rPr>
            </w:pPr>
            <w:sdt>
              <w:sdtPr>
                <w:id w:val="1127840544"/>
                <w:tag w:val="goog_rdk_87"/>
              </w:sdtPr>
              <w:sdtContent>
                <w:ins w:author="Thomas Cervone-Richards - NOAA Federal" w:id="19" w:date="2025-06-17T18:50:51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4">
            <w:pPr>
              <w:widowControl w:val="0"/>
              <w:spacing w:after="120" w:line="240" w:lineRule="auto"/>
              <w:rPr>
                <w:sz w:val="18"/>
                <w:szCs w:val="18"/>
              </w:rPr>
            </w:pPr>
            <w:r w:rsidDel="00000000" w:rsidR="00000000" w:rsidRPr="00000000">
              <w:rPr>
                <w:sz w:val="18"/>
                <w:szCs w:val="18"/>
                <w:rtl w:val="0"/>
              </w:rPr>
              <w:t xml:space="preserve">S100_CataloguePointOfContact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5">
            <w:pPr>
              <w:widowControl w:val="0"/>
              <w:spacing w:after="120" w:line="240" w:lineRule="auto"/>
              <w:rPr>
                <w:sz w:val="18"/>
                <w:szCs w:val="18"/>
              </w:rPr>
            </w:pPr>
            <w:r w:rsidDel="00000000" w:rsidR="00000000" w:rsidRPr="00000000">
              <w:rPr>
                <w:sz w:val="18"/>
                <w:szCs w:val="18"/>
                <w:rtl w:val="0"/>
              </w:rPr>
              <w:t xml:space="preserve">No special constraints on the S-100 class.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E6">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E7">
            <w:pPr>
              <w:widowControl w:val="0"/>
              <w:spacing w:after="120" w:line="240" w:lineRule="auto"/>
              <w:rPr>
                <w:sz w:val="18"/>
                <w:szCs w:val="18"/>
              </w:rPr>
            </w:pPr>
            <w:r w:rsidDel="00000000" w:rsidR="00000000" w:rsidRPr="00000000">
              <w:rPr>
                <w:sz w:val="18"/>
                <w:szCs w:val="18"/>
                <w:rtl w:val="0"/>
              </w:rPr>
              <w:t xml:space="preserve">productSpecification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8">
            <w:pPr>
              <w:widowControl w:val="0"/>
              <w:spacing w:after="120" w:line="240" w:lineRule="auto"/>
              <w:jc w:val="left"/>
              <w:rPr>
                <w:sz w:val="18"/>
                <w:szCs w:val="18"/>
              </w:rPr>
            </w:pPr>
            <w:r w:rsidDel="00000000" w:rsidR="00000000" w:rsidRPr="00000000">
              <w:rPr>
                <w:sz w:val="18"/>
                <w:szCs w:val="18"/>
                <w:rtl w:val="0"/>
              </w:rPr>
              <w:t xml:space="preserve">Details av=bout the Product Specifications used for the datasets contained in the Exchange Catalogue</w:t>
            </w:r>
          </w:p>
        </w:tc>
        <w:tc>
          <w:tcPr>
            <w:tcBorders>
              <w:top w:color="000000" w:space="0" w:sz="4" w:val="single"/>
              <w:left w:color="000000" w:space="0" w:sz="4" w:val="single"/>
              <w:bottom w:color="000000" w:space="0" w:sz="4" w:val="single"/>
              <w:right w:color="000000" w:space="0" w:sz="4" w:val="single"/>
            </w:tcBorders>
            <w:shd w:fill="ffffff" w:val="clear"/>
          </w:tcPr>
          <w:sdt>
            <w:sdtPr>
              <w:id w:val="-1715828043"/>
              <w:tag w:val="goog_rdk_89"/>
            </w:sdtPr>
            <w:sdtContent>
              <w:p w:rsidR="00000000" w:rsidDel="00000000" w:rsidP="00000000" w:rsidRDefault="00000000" w:rsidRPr="00000000" w14:paraId="000006E9">
                <w:pPr>
                  <w:widowControl w:val="0"/>
                  <w:spacing w:after="120" w:line="240" w:lineRule="auto"/>
                  <w:rPr>
                    <w:ins w:author="Thomas Cervone-Richards - NOAA Federal" w:id="20" w:date="2025-06-17T18:51:07Z"/>
                    <w:sz w:val="18"/>
                    <w:szCs w:val="18"/>
                  </w:rPr>
                </w:pPr>
                <w:r w:rsidDel="00000000" w:rsidR="00000000" w:rsidRPr="00000000">
                  <w:rPr>
                    <w:sz w:val="18"/>
                    <w:szCs w:val="18"/>
                    <w:rtl w:val="0"/>
                  </w:rPr>
                  <w:t xml:space="preserve">0..*</w:t>
                </w:r>
                <w:sdt>
                  <w:sdtPr>
                    <w:id w:val="819919680"/>
                    <w:tag w:val="goog_rdk_88"/>
                  </w:sdtPr>
                  <w:sdtContent>
                    <w:ins w:author="Thomas Cervone-Richards - NOAA Federal" w:id="20" w:date="2025-06-17T18:51:07Z">
                      <w:r w:rsidDel="00000000" w:rsidR="00000000" w:rsidRPr="00000000">
                        <w:rPr>
                          <w:rtl w:val="0"/>
                        </w:rPr>
                      </w:r>
                    </w:ins>
                  </w:sdtContent>
                </w:sdt>
              </w:p>
            </w:sdtContent>
          </w:sdt>
          <w:p w:rsidR="00000000" w:rsidDel="00000000" w:rsidP="00000000" w:rsidRDefault="00000000" w:rsidRPr="00000000" w14:paraId="000006EA">
            <w:pPr>
              <w:widowControl w:val="0"/>
              <w:spacing w:after="120" w:line="240" w:lineRule="auto"/>
              <w:rPr>
                <w:sz w:val="18"/>
                <w:szCs w:val="18"/>
              </w:rPr>
            </w:pPr>
            <w:sdt>
              <w:sdtPr>
                <w:id w:val="-1451026751"/>
                <w:tag w:val="goog_rdk_90"/>
              </w:sdtPr>
              <w:sdtContent>
                <w:ins w:author="Thomas Cervone-Richards - NOAA Federal" w:id="20" w:date="2025-06-17T18:51:07Z">
                  <w:r w:rsidDel="00000000" w:rsidR="00000000" w:rsidRPr="00000000">
                    <w:rPr>
                      <w:sz w:val="18"/>
                      <w:szCs w:val="18"/>
                      <w:rtl w:val="0"/>
                    </w:rPr>
                    <w:t xml:space="preserve">OD:0..1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B">
            <w:pPr>
              <w:widowControl w:val="0"/>
              <w:spacing w:after="120" w:line="240" w:lineRule="auto"/>
              <w:rPr>
                <w:sz w:val="18"/>
                <w:szCs w:val="18"/>
              </w:rPr>
            </w:pPr>
            <w:r w:rsidDel="00000000" w:rsidR="00000000" w:rsidRPr="00000000">
              <w:rPr>
                <w:sz w:val="18"/>
                <w:szCs w:val="18"/>
                <w:rtl w:val="0"/>
              </w:rPr>
              <w:t xml:space="preserve">S100_ProductSpecification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C">
            <w:pPr>
              <w:widowControl w:val="0"/>
              <w:spacing w:after="120" w:line="240" w:lineRule="auto"/>
              <w:rPr>
                <w:sz w:val="18"/>
                <w:szCs w:val="18"/>
              </w:rPr>
            </w:pPr>
            <w:r w:rsidDel="00000000" w:rsidR="00000000" w:rsidRPr="00000000">
              <w:rPr>
                <w:sz w:val="18"/>
                <w:szCs w:val="18"/>
                <w:rtl w:val="0"/>
              </w:rPr>
              <w:t xml:space="preserve">Conditional on all the datasets using the same product specification. See note below this table for constraints on values.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ED">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E">
            <w:pPr>
              <w:widowControl w:val="0"/>
              <w:spacing w:after="120" w:line="240" w:lineRule="auto"/>
              <w:rPr>
                <w:sz w:val="18"/>
                <w:szCs w:val="18"/>
              </w:rPr>
            </w:pPr>
            <w:r w:rsidDel="00000000" w:rsidR="00000000" w:rsidRPr="00000000">
              <w:rPr>
                <w:sz w:val="18"/>
                <w:szCs w:val="18"/>
                <w:rtl w:val="0"/>
              </w:rPr>
              <w:t xml:space="preserve">defaultLocale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EF">
            <w:pPr>
              <w:widowControl w:val="0"/>
              <w:spacing w:after="120" w:line="240" w:lineRule="auto"/>
              <w:jc w:val="left"/>
              <w:rPr>
                <w:sz w:val="18"/>
                <w:szCs w:val="18"/>
              </w:rPr>
            </w:pPr>
            <w:r w:rsidDel="00000000" w:rsidR="00000000" w:rsidRPr="00000000">
              <w:rPr>
                <w:sz w:val="18"/>
                <w:szCs w:val="18"/>
                <w:rtl w:val="0"/>
              </w:rPr>
              <w:t xml:space="preserve">Default language and character set used for all metadata record in this Exchange Catalogue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0">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1">
            <w:pPr>
              <w:widowControl w:val="0"/>
              <w:spacing w:after="120" w:line="240" w:lineRule="auto"/>
              <w:rPr>
                <w:sz w:val="18"/>
                <w:szCs w:val="18"/>
              </w:rPr>
            </w:pPr>
            <w:r w:rsidDel="00000000" w:rsidR="00000000" w:rsidRPr="00000000">
              <w:rPr>
                <w:sz w:val="18"/>
                <w:szCs w:val="18"/>
                <w:rtl w:val="0"/>
              </w:rPr>
              <w:t xml:space="preserve">PT_Locale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2">
            <w:pPr>
              <w:widowControl w:val="0"/>
              <w:spacing w:after="120" w:line="240" w:lineRule="auto"/>
              <w:rPr>
                <w:sz w:val="18"/>
                <w:szCs w:val="18"/>
              </w:rPr>
            </w:pPr>
            <w:r w:rsidDel="00000000" w:rsidR="00000000" w:rsidRPr="00000000">
              <w:rPr>
                <w:sz w:val="18"/>
                <w:szCs w:val="18"/>
                <w:rtl w:val="0"/>
              </w:rPr>
              <w:t xml:space="preserve">Default is English and UTF-8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F3">
            <w:pPr>
              <w:widowControl w:val="0"/>
              <w:spacing w:after="120" w:line="24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4">
            <w:pPr>
              <w:widowControl w:val="0"/>
              <w:spacing w:after="120" w:line="240" w:lineRule="auto"/>
              <w:rPr>
                <w:sz w:val="18"/>
                <w:szCs w:val="18"/>
              </w:rPr>
            </w:pPr>
            <w:r w:rsidDel="00000000" w:rsidR="00000000" w:rsidRPr="00000000">
              <w:rPr>
                <w:sz w:val="18"/>
                <w:szCs w:val="18"/>
                <w:rtl w:val="0"/>
              </w:rPr>
              <w:t xml:space="preserve">otherLocale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5">
            <w:pPr>
              <w:widowControl w:val="0"/>
              <w:spacing w:after="120" w:line="240" w:lineRule="auto"/>
              <w:jc w:val="left"/>
              <w:rPr>
                <w:sz w:val="18"/>
                <w:szCs w:val="18"/>
              </w:rPr>
            </w:pPr>
            <w:r w:rsidDel="00000000" w:rsidR="00000000" w:rsidRPr="00000000">
              <w:rPr>
                <w:sz w:val="18"/>
                <w:szCs w:val="18"/>
                <w:rtl w:val="0"/>
              </w:rPr>
              <w:t xml:space="preserve">Other languages and character sets used for the localized metadata records in this Exchange Catalogue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6">
            <w:pPr>
              <w:widowControl w:val="0"/>
              <w:spacing w:after="120" w:line="240" w:lineRule="auto"/>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7">
            <w:pPr>
              <w:widowControl w:val="0"/>
              <w:spacing w:after="120" w:line="240" w:lineRule="auto"/>
              <w:rPr>
                <w:sz w:val="18"/>
                <w:szCs w:val="18"/>
              </w:rPr>
            </w:pPr>
            <w:r w:rsidDel="00000000" w:rsidR="00000000" w:rsidRPr="00000000">
              <w:rPr>
                <w:sz w:val="18"/>
                <w:szCs w:val="18"/>
                <w:rtl w:val="0"/>
              </w:rPr>
              <w:t xml:space="preserve">PT_Locale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8">
            <w:pPr>
              <w:widowControl w:val="0"/>
              <w:spacing w:after="120" w:line="240" w:lineRule="auto"/>
              <w:rPr>
                <w:sz w:val="18"/>
                <w:szCs w:val="18"/>
              </w:rPr>
            </w:pPr>
            <w:r w:rsidDel="00000000" w:rsidR="00000000" w:rsidRPr="00000000">
              <w:rPr>
                <w:sz w:val="18"/>
                <w:szCs w:val="18"/>
                <w:rtl w:val="0"/>
              </w:rPr>
              <w:t xml:space="preserve">Required if any localized entries are present in the Exchange Catalogue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F9">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6FA">
            <w:pPr>
              <w:widowControl w:val="0"/>
              <w:spacing w:after="120" w:line="240" w:lineRule="auto"/>
              <w:rPr>
                <w:sz w:val="18"/>
                <w:szCs w:val="18"/>
              </w:rPr>
            </w:pPr>
            <w:r w:rsidDel="00000000" w:rsidR="00000000" w:rsidRPr="00000000">
              <w:rPr>
                <w:sz w:val="18"/>
                <w:szCs w:val="18"/>
                <w:rtl w:val="0"/>
              </w:rPr>
              <w:t xml:space="preserve">exchangeCatalogueDescription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B">
            <w:pPr>
              <w:widowControl w:val="0"/>
              <w:spacing w:after="120" w:line="240" w:lineRule="auto"/>
              <w:jc w:val="left"/>
              <w:rPr>
                <w:sz w:val="18"/>
                <w:szCs w:val="18"/>
              </w:rPr>
            </w:pPr>
            <w:r w:rsidDel="00000000" w:rsidR="00000000" w:rsidRPr="00000000">
              <w:rPr>
                <w:sz w:val="18"/>
                <w:szCs w:val="18"/>
                <w:rtl w:val="0"/>
              </w:rPr>
              <w:t xml:space="preserve">Description of what the Exchange Catalogue contains</w:t>
            </w:r>
          </w:p>
        </w:tc>
        <w:tc>
          <w:tcPr>
            <w:tcBorders>
              <w:top w:color="000000" w:space="0" w:sz="4" w:val="single"/>
              <w:left w:color="000000" w:space="0" w:sz="4" w:val="single"/>
              <w:bottom w:color="000000" w:space="0" w:sz="4" w:val="single"/>
              <w:right w:color="000000" w:space="0" w:sz="4" w:val="single"/>
            </w:tcBorders>
            <w:shd w:fill="ffffff" w:val="clear"/>
          </w:tcPr>
          <w:sdt>
            <w:sdtPr>
              <w:id w:val="-2021921930"/>
              <w:tag w:val="goog_rdk_92"/>
            </w:sdtPr>
            <w:sdtContent>
              <w:p w:rsidR="00000000" w:rsidDel="00000000" w:rsidP="00000000" w:rsidRDefault="00000000" w:rsidRPr="00000000" w14:paraId="000006FC">
                <w:pPr>
                  <w:widowControl w:val="0"/>
                  <w:spacing w:after="120" w:line="240" w:lineRule="auto"/>
                  <w:rPr>
                    <w:ins w:author="Thomas Cervone-Richards - NOAA Federal" w:id="21" w:date="2025-06-17T18:52:24Z"/>
                    <w:sz w:val="18"/>
                    <w:szCs w:val="18"/>
                  </w:rPr>
                </w:pPr>
                <w:r w:rsidDel="00000000" w:rsidR="00000000" w:rsidRPr="00000000">
                  <w:rPr>
                    <w:sz w:val="18"/>
                    <w:szCs w:val="18"/>
                    <w:rtl w:val="0"/>
                  </w:rPr>
                  <w:t xml:space="preserve">0..1</w:t>
                </w:r>
                <w:sdt>
                  <w:sdtPr>
                    <w:id w:val="-596243727"/>
                    <w:tag w:val="goog_rdk_91"/>
                  </w:sdtPr>
                  <w:sdtContent>
                    <w:ins w:author="Thomas Cervone-Richards - NOAA Federal" w:id="21" w:date="2025-06-17T18:52:24Z">
                      <w:r w:rsidDel="00000000" w:rsidR="00000000" w:rsidRPr="00000000">
                        <w:rPr>
                          <w:rtl w:val="0"/>
                        </w:rPr>
                      </w:r>
                    </w:ins>
                  </w:sdtContent>
                </w:sdt>
              </w:p>
            </w:sdtContent>
          </w:sdt>
          <w:p w:rsidR="00000000" w:rsidDel="00000000" w:rsidP="00000000" w:rsidRDefault="00000000" w:rsidRPr="00000000" w14:paraId="000006FD">
            <w:pPr>
              <w:widowControl w:val="0"/>
              <w:spacing w:after="120" w:line="240" w:lineRule="auto"/>
              <w:rPr>
                <w:sz w:val="18"/>
                <w:szCs w:val="18"/>
              </w:rPr>
            </w:pPr>
            <w:sdt>
              <w:sdtPr>
                <w:id w:val="594263951"/>
                <w:tag w:val="goog_rdk_93"/>
              </w:sdtPr>
              <w:sdtContent>
                <w:ins w:author="Thomas Cervone-Richards - NOAA Federal" w:id="21" w:date="2025-06-17T18:52:24Z">
                  <w:r w:rsidDel="00000000" w:rsidR="00000000" w:rsidRPr="00000000">
                    <w:rPr>
                      <w:sz w:val="18"/>
                      <w:szCs w:val="18"/>
                      <w:rtl w:val="0"/>
                    </w:rPr>
                    <w:t xml:space="preserve">OD:1</w:t>
                  </w:r>
                </w:ins>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E">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F">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0">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1">
            <w:pPr>
              <w:widowControl w:val="0"/>
              <w:spacing w:after="120" w:line="240" w:lineRule="auto"/>
              <w:rPr>
                <w:sz w:val="18"/>
                <w:szCs w:val="18"/>
              </w:rPr>
            </w:pPr>
            <w:r w:rsidDel="00000000" w:rsidR="00000000" w:rsidRPr="00000000">
              <w:rPr>
                <w:sz w:val="18"/>
                <w:szCs w:val="18"/>
                <w:rtl w:val="0"/>
              </w:rPr>
              <w:t xml:space="preserve">exchangeCatalogueComment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2">
            <w:pPr>
              <w:widowControl w:val="0"/>
              <w:spacing w:after="120" w:line="240" w:lineRule="auto"/>
              <w:jc w:val="left"/>
              <w:rPr>
                <w:sz w:val="18"/>
                <w:szCs w:val="18"/>
              </w:rPr>
            </w:pPr>
            <w:r w:rsidDel="00000000" w:rsidR="00000000" w:rsidRPr="00000000">
              <w:rPr>
                <w:sz w:val="18"/>
                <w:szCs w:val="18"/>
                <w:rtl w:val="0"/>
              </w:rPr>
              <w:t xml:space="preserve">Any additional information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3">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4">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5">
            <w:pPr>
              <w:widowControl w:val="0"/>
              <w:spacing w:after="120" w:line="240" w:lineRule="auto"/>
              <w:rPr>
                <w:sz w:val="18"/>
                <w:szCs w:val="18"/>
              </w:rPr>
            </w:pPr>
            <w:sdt>
              <w:sdtPr>
                <w:id w:val="-1893817135"/>
                <w:tag w:val="goog_rdk_95"/>
              </w:sdtPr>
              <w:sdtContent>
                <w:ins w:author="Thomas Cervone-Richards - NOAA Federal" w:id="22" w:date="2025-06-17T18:52:44Z">
                  <w:r w:rsidDel="00000000" w:rsidR="00000000" w:rsidRPr="00000000">
                    <w:rPr>
                      <w:sz w:val="18"/>
                      <w:szCs w:val="18"/>
                      <w:rtl w:val="0"/>
                    </w:rPr>
                    <w:t xml:space="preserve">Old Doc: Any additional Information</w:t>
                  </w:r>
                </w:ins>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6">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7">
            <w:pPr>
              <w:widowControl w:val="0"/>
              <w:spacing w:after="120" w:line="240" w:lineRule="auto"/>
              <w:rPr>
                <w:sz w:val="18"/>
                <w:szCs w:val="18"/>
              </w:rPr>
            </w:pPr>
            <w:r w:rsidDel="00000000" w:rsidR="00000000" w:rsidRPr="00000000">
              <w:rPr>
                <w:sz w:val="18"/>
                <w:szCs w:val="18"/>
                <w:rtl w:val="0"/>
              </w:rPr>
              <w:t xml:space="preserve">certificates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8">
            <w:pPr>
              <w:widowControl w:val="0"/>
              <w:spacing w:after="120" w:line="240" w:lineRule="auto"/>
              <w:jc w:val="left"/>
              <w:rPr>
                <w:sz w:val="18"/>
                <w:szCs w:val="18"/>
              </w:rPr>
            </w:pPr>
            <w:r w:rsidDel="00000000" w:rsidR="00000000" w:rsidRPr="00000000">
              <w:rPr>
                <w:sz w:val="18"/>
                <w:szCs w:val="18"/>
                <w:rtl w:val="0"/>
              </w:rPr>
              <w:t xml:space="preserve">Signed public key certificates referred to by digital signatures in the Exchange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9">
            <w:pPr>
              <w:widowControl w:val="0"/>
              <w:spacing w:after="120" w:line="240" w:lineRule="auto"/>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A">
            <w:pPr>
              <w:widowControl w:val="0"/>
              <w:spacing w:after="120" w:line="240" w:lineRule="auto"/>
              <w:rPr>
                <w:sz w:val="18"/>
                <w:szCs w:val="18"/>
              </w:rPr>
            </w:pPr>
            <w:r w:rsidDel="00000000" w:rsidR="00000000" w:rsidRPr="00000000">
              <w:rPr>
                <w:sz w:val="18"/>
                <w:szCs w:val="18"/>
                <w:rtl w:val="0"/>
              </w:rPr>
              <w:t xml:space="preserve">S100_SE_ CertficateContainerType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B">
            <w:pPr>
              <w:widowControl w:val="0"/>
              <w:spacing w:after="120" w:line="240" w:lineRule="auto"/>
              <w:rPr>
                <w:sz w:val="18"/>
                <w:szCs w:val="18"/>
              </w:rPr>
            </w:pPr>
            <w:r w:rsidDel="00000000" w:rsidR="00000000" w:rsidRPr="00000000">
              <w:rPr>
                <w:sz w:val="18"/>
                <w:szCs w:val="18"/>
                <w:rtl w:val="0"/>
              </w:rPr>
              <w:t xml:space="preserve">Content defined in S-100 PArt 15. All certificates used, except the SA root certificate (installed separately by the implementing system) shall be included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C">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0D">
            <w:pPr>
              <w:widowControl w:val="0"/>
              <w:spacing w:after="120" w:line="240" w:lineRule="auto"/>
              <w:rPr>
                <w:sz w:val="18"/>
                <w:szCs w:val="18"/>
              </w:rPr>
            </w:pPr>
            <w:r w:rsidDel="00000000" w:rsidR="00000000" w:rsidRPr="00000000">
              <w:rPr>
                <w:sz w:val="18"/>
                <w:szCs w:val="18"/>
                <w:rtl w:val="0"/>
              </w:rPr>
              <w:t xml:space="preserve">dataServerIdentifier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E">
            <w:pPr>
              <w:widowControl w:val="0"/>
              <w:spacing w:after="120" w:line="240" w:lineRule="auto"/>
              <w:jc w:val="left"/>
              <w:rPr>
                <w:sz w:val="18"/>
                <w:szCs w:val="18"/>
              </w:rPr>
            </w:pPr>
            <w:r w:rsidDel="00000000" w:rsidR="00000000" w:rsidRPr="00000000">
              <w:rPr>
                <w:sz w:val="18"/>
                <w:szCs w:val="18"/>
                <w:rtl w:val="0"/>
              </w:rPr>
              <w:t xml:space="preserve">Identifies the data server for the permit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0F">
            <w:pPr>
              <w:widowControl w:val="0"/>
              <w:spacing w:after="120" w:line="240" w:lineRule="auto"/>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0">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1">
            <w:pPr>
              <w:widowControl w:val="0"/>
              <w:spacing w:after="120" w:line="240" w:lineRule="auto"/>
              <w:rPr>
                <w:sz w:val="18"/>
                <w:szCs w:val="18"/>
              </w:rPr>
            </w:pPr>
            <w:r w:rsidDel="00000000" w:rsidR="00000000" w:rsidRPr="00000000">
              <w:rPr>
                <w:rtl w:val="0"/>
              </w:rPr>
            </w:r>
          </w:p>
        </w:tc>
      </w:tr>
      <w:tr>
        <w:trPr>
          <w:cantSplit w:val="0"/>
          <w:trHeight w:val="1484.91210937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12">
            <w:pPr>
              <w:spacing w:after="120" w:lineRule="auto"/>
              <w:rPr>
                <w:sz w:val="18"/>
                <w:szCs w:val="18"/>
              </w:rPr>
            </w:pPr>
            <w:r w:rsidDel="00000000" w:rsidR="00000000" w:rsidRPr="00000000">
              <w:rPr>
                <w:sz w:val="18"/>
                <w:szCs w:val="18"/>
                <w:rtl w:val="0"/>
              </w:rPr>
              <w:t xml:space="preserve">Role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3">
            <w:pPr>
              <w:spacing w:after="120" w:lineRule="auto"/>
              <w:rPr>
                <w:sz w:val="18"/>
                <w:szCs w:val="18"/>
              </w:rPr>
            </w:pPr>
            <w:r w:rsidDel="00000000" w:rsidR="00000000" w:rsidRPr="00000000">
              <w:rPr>
                <w:sz w:val="18"/>
                <w:szCs w:val="18"/>
                <w:rtl w:val="0"/>
              </w:rPr>
              <w:t xml:space="preserve">datasetDiscoveryMetadata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4">
            <w:pPr>
              <w:spacing w:after="120" w:lineRule="auto"/>
              <w:jc w:val="left"/>
              <w:rPr>
                <w:sz w:val="18"/>
                <w:szCs w:val="18"/>
              </w:rPr>
            </w:pPr>
            <w:r w:rsidDel="00000000" w:rsidR="00000000" w:rsidRPr="00000000">
              <w:rPr>
                <w:sz w:val="18"/>
                <w:szCs w:val="18"/>
                <w:rtl w:val="0"/>
              </w:rPr>
              <w:t xml:space="preserve">Exchange Catalogues may include or reference discovery metadata for the datasets in the Exchange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5">
            <w:pPr>
              <w:spacing w:after="120" w:lineRule="auto"/>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6">
            <w:pPr>
              <w:spacing w:after="120" w:lineRule="auto"/>
              <w:rPr>
                <w:sz w:val="18"/>
                <w:szCs w:val="18"/>
              </w:rPr>
            </w:pPr>
            <w:r w:rsidDel="00000000" w:rsidR="00000000" w:rsidRPr="00000000">
              <w:rPr>
                <w:sz w:val="18"/>
                <w:szCs w:val="18"/>
                <w:rtl w:val="0"/>
              </w:rPr>
              <w:t xml:space="preserve">Aggregation S100_DatasetDiscoveryMetadata</w:t>
            </w:r>
          </w:p>
        </w:tc>
        <w:tc>
          <w:tcPr>
            <w:tcBorders>
              <w:top w:color="000000" w:space="0" w:sz="4" w:val="single"/>
              <w:left w:color="000000" w:space="0" w:sz="4" w:val="single"/>
              <w:bottom w:color="000000" w:space="0" w:sz="4" w:val="single"/>
              <w:right w:color="000000" w:space="0" w:sz="4" w:val="single"/>
            </w:tcBorders>
            <w:shd w:fill="ffffff" w:val="clear"/>
          </w:tcPr>
          <w:sdt>
            <w:sdtPr>
              <w:id w:val="-1433495858"/>
              <w:tag w:val="goog_rdk_97"/>
            </w:sdtPr>
            <w:sdtContent>
              <w:p w:rsidR="00000000" w:rsidDel="00000000" w:rsidP="00000000" w:rsidRDefault="00000000" w:rsidRPr="00000000" w14:paraId="00000717">
                <w:pPr>
                  <w:spacing w:after="120" w:lineRule="auto"/>
                  <w:rPr>
                    <w:ins w:author="Thomas Cervone-Richards - NOAA Federal" w:id="23" w:date="2025-06-17T18:53:36Z"/>
                    <w:sz w:val="18"/>
                    <w:szCs w:val="18"/>
                  </w:rPr>
                </w:pPr>
                <w:r w:rsidDel="00000000" w:rsidR="00000000" w:rsidRPr="00000000">
                  <w:rPr>
                    <w:sz w:val="18"/>
                    <w:szCs w:val="18"/>
                    <w:rtl w:val="0"/>
                  </w:rPr>
                  <w:t xml:space="preserve">Metadata for the Feature, Portrayal and Interoperability Catalogues, if any</w:t>
                </w:r>
                <w:sdt>
                  <w:sdtPr>
                    <w:id w:val="121748948"/>
                    <w:tag w:val="goog_rdk_96"/>
                  </w:sdtPr>
                  <w:sdtContent>
                    <w:ins w:author="Thomas Cervone-Richards - NOAA Federal" w:id="23" w:date="2025-06-17T18:53:36Z">
                      <w:r w:rsidDel="00000000" w:rsidR="00000000" w:rsidRPr="00000000">
                        <w:rPr>
                          <w:rtl w:val="0"/>
                        </w:rPr>
                      </w:r>
                    </w:ins>
                  </w:sdtContent>
                </w:sdt>
              </w:p>
            </w:sdtContent>
          </w:sdt>
          <w:p w:rsidR="00000000" w:rsidDel="00000000" w:rsidP="00000000" w:rsidRDefault="00000000" w:rsidRPr="00000000" w14:paraId="00000718">
            <w:pPr>
              <w:spacing w:after="120" w:lineRule="auto"/>
              <w:rPr>
                <w:sz w:val="18"/>
                <w:szCs w:val="18"/>
              </w:rPr>
            </w:pPr>
            <w:sdt>
              <w:sdtPr>
                <w:id w:val="-1489647691"/>
                <w:tag w:val="goog_rdk_98"/>
              </w:sdtPr>
              <w:sdtContent>
                <w:ins w:author="Thomas Cervone-Richards - NOAA Federal" w:id="23" w:date="2025-06-17T18:53:36Z">
                  <w:r w:rsidDel="00000000" w:rsidR="00000000" w:rsidRPr="00000000">
                    <w:rPr>
                      <w:sz w:val="18"/>
                      <w:szCs w:val="18"/>
                      <w:rtl w:val="0"/>
                    </w:rPr>
                    <w:t xml:space="preserve">Old Doc: blank</w:t>
                  </w:r>
                </w:ins>
              </w:sdtContent>
            </w:sdt>
            <w:r w:rsidDel="00000000" w:rsidR="00000000" w:rsidRPr="00000000">
              <w:rPr>
                <w:rtl w:val="0"/>
              </w:rPr>
            </w:r>
          </w:p>
        </w:tc>
      </w:tr>
      <w:tr>
        <w:trPr>
          <w:cantSplit w:val="0"/>
          <w:trHeight w:val="1484.912109375" w:hRule="atLeast"/>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19">
            <w:pPr>
              <w:spacing w:after="120" w:lineRule="auto"/>
              <w:rPr>
                <w:sz w:val="18"/>
                <w:szCs w:val="18"/>
              </w:rPr>
            </w:pPr>
            <w:r w:rsidDel="00000000" w:rsidR="00000000" w:rsidRPr="00000000">
              <w:rPr>
                <w:sz w:val="18"/>
                <w:szCs w:val="18"/>
                <w:rtl w:val="0"/>
              </w:rPr>
              <w:t xml:space="preserve">Role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A">
            <w:pPr>
              <w:spacing w:after="120" w:lineRule="auto"/>
              <w:rPr>
                <w:sz w:val="18"/>
                <w:szCs w:val="18"/>
              </w:rPr>
            </w:pPr>
            <w:r w:rsidDel="00000000" w:rsidR="00000000" w:rsidRPr="00000000">
              <w:rPr>
                <w:sz w:val="18"/>
                <w:szCs w:val="18"/>
                <w:rtl w:val="0"/>
              </w:rPr>
              <w:t xml:space="preserve">catalogueDiscoveryMetadata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B">
            <w:pPr>
              <w:spacing w:after="120" w:lineRule="auto"/>
              <w:jc w:val="left"/>
              <w:rPr>
                <w:sz w:val="18"/>
                <w:szCs w:val="18"/>
              </w:rPr>
            </w:pPr>
            <w:r w:rsidDel="00000000" w:rsidR="00000000" w:rsidRPr="00000000">
              <w:rPr>
                <w:sz w:val="18"/>
                <w:szCs w:val="18"/>
                <w:rtl w:val="0"/>
              </w:rPr>
              <w:t xml:space="preserve">Metadata for Catalogue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C">
            <w:pPr>
              <w:spacing w:after="120" w:lineRule="auto"/>
              <w:rPr>
                <w:sz w:val="18"/>
                <w:szCs w:val="18"/>
              </w:rPr>
            </w:pPr>
            <w:r w:rsidDel="00000000" w:rsidR="00000000" w:rsidRPr="00000000">
              <w:rPr>
                <w:sz w:val="18"/>
                <w:szCs w:val="18"/>
                <w:rtl w:val="0"/>
              </w:rPr>
              <w:t xml:space="preserve">0..*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D">
            <w:pPr>
              <w:spacing w:after="120" w:lineRule="auto"/>
              <w:rPr>
                <w:sz w:val="18"/>
                <w:szCs w:val="18"/>
              </w:rPr>
            </w:pPr>
            <w:r w:rsidDel="00000000" w:rsidR="00000000" w:rsidRPr="00000000">
              <w:rPr>
                <w:sz w:val="18"/>
                <w:szCs w:val="18"/>
                <w:rtl w:val="0"/>
              </w:rPr>
              <w:t xml:space="preserve">Aggregation</w:t>
            </w:r>
          </w:p>
          <w:p w:rsidR="00000000" w:rsidDel="00000000" w:rsidP="00000000" w:rsidRDefault="00000000" w:rsidRPr="00000000" w14:paraId="0000071E">
            <w:pPr>
              <w:spacing w:after="120" w:lineRule="auto"/>
              <w:rPr>
                <w:sz w:val="18"/>
                <w:szCs w:val="18"/>
              </w:rPr>
            </w:pPr>
            <w:r w:rsidDel="00000000" w:rsidR="00000000" w:rsidRPr="00000000">
              <w:rPr>
                <w:sz w:val="18"/>
                <w:szCs w:val="18"/>
                <w:rtl w:val="0"/>
              </w:rPr>
              <w:t xml:space="preserve">S100_DatasetDiscoveryMetadata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1F">
            <w:pPr>
              <w:spacing w:after="12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20">
            <w:pPr>
              <w:spacing w:after="120" w:lineRule="auto"/>
              <w:rPr>
                <w:sz w:val="18"/>
                <w:szCs w:val="18"/>
              </w:rPr>
            </w:pPr>
            <w:r w:rsidDel="00000000" w:rsidR="00000000" w:rsidRPr="00000000">
              <w:rPr>
                <w:sz w:val="18"/>
                <w:szCs w:val="18"/>
                <w:rtl w:val="0"/>
              </w:rPr>
              <w:t xml:space="preserve">Role</w:t>
            </w:r>
          </w:p>
        </w:tc>
        <w:tc>
          <w:tcPr>
            <w:tcBorders>
              <w:top w:color="000000" w:space="0" w:sz="4" w:val="single"/>
              <w:left w:color="000000" w:space="0" w:sz="4" w:val="single"/>
              <w:bottom w:color="000000" w:space="0" w:sz="4" w:val="single"/>
              <w:right w:color="000000" w:space="0" w:sz="4" w:val="single"/>
            </w:tcBorders>
            <w:shd w:fill="00ff00" w:val="clear"/>
          </w:tcPr>
          <w:p w:rsidR="00000000" w:rsidDel="00000000" w:rsidP="00000000" w:rsidRDefault="00000000" w:rsidRPr="00000000" w14:paraId="00000721">
            <w:pPr>
              <w:spacing w:after="120" w:lineRule="auto"/>
              <w:rPr>
                <w:sz w:val="18"/>
                <w:szCs w:val="18"/>
              </w:rPr>
            </w:pPr>
            <w:r w:rsidDel="00000000" w:rsidR="00000000" w:rsidRPr="00000000">
              <w:rPr>
                <w:sz w:val="18"/>
                <w:szCs w:val="18"/>
                <w:rtl w:val="0"/>
              </w:rPr>
              <w:t xml:space="preserve">supportFileDiscoveryMetadata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2">
            <w:pPr>
              <w:spacing w:after="120" w:lineRule="auto"/>
              <w:jc w:val="left"/>
              <w:rPr>
                <w:sz w:val="18"/>
                <w:szCs w:val="18"/>
              </w:rPr>
            </w:pPr>
            <w:r w:rsidDel="00000000" w:rsidR="00000000" w:rsidRPr="00000000">
              <w:rPr>
                <w:sz w:val="18"/>
                <w:szCs w:val="18"/>
                <w:rtl w:val="0"/>
              </w:rPr>
              <w:t xml:space="preserve">Exchange Catalogues may include or reference discovery metadata for the support files in the Exchange Set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3">
            <w:pPr>
              <w:spacing w:after="120" w:lineRule="auto"/>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4">
            <w:pPr>
              <w:spacing w:after="120" w:lineRule="auto"/>
              <w:rPr>
                <w:sz w:val="18"/>
                <w:szCs w:val="18"/>
              </w:rPr>
            </w:pPr>
            <w:r w:rsidDel="00000000" w:rsidR="00000000" w:rsidRPr="00000000">
              <w:rPr>
                <w:sz w:val="18"/>
                <w:szCs w:val="18"/>
                <w:rtl w:val="0"/>
              </w:rPr>
              <w:t xml:space="preserve">Aggregation S100_SupportFileDiscoveryMetadata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5">
            <w:pPr>
              <w:spacing w:after="120" w:lineRule="auto"/>
              <w:rPr>
                <w:sz w:val="18"/>
                <w:szCs w:val="18"/>
              </w:rPr>
            </w:pPr>
            <w:sdt>
              <w:sdtPr>
                <w:id w:val="-1464427489"/>
                <w:tag w:val="goog_rdk_100"/>
              </w:sdtPr>
              <w:sdtContent>
                <w:ins w:author="Thomas Cervone-Richards - NOAA Federal" w:id="24" w:date="2025-06-17T18:54:04Z">
                  <w:r w:rsidDel="00000000" w:rsidR="00000000" w:rsidRPr="00000000">
                    <w:rPr>
                      <w:sz w:val="18"/>
                      <w:szCs w:val="18"/>
                      <w:rtl w:val="0"/>
                    </w:rPr>
                    <w:t xml:space="preserve">Old Doc: blank</w:t>
                  </w:r>
                </w:ins>
              </w:sdtContent>
            </w:sdt>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6">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7">
            <w:pPr>
              <w:widowControl w:val="0"/>
              <w:spacing w:after="120" w:line="240" w:lineRule="auto"/>
              <w:rPr>
                <w:sz w:val="18"/>
                <w:szCs w:val="18"/>
              </w:rPr>
            </w:pPr>
            <w:r w:rsidDel="00000000" w:rsidR="00000000" w:rsidRPr="00000000">
              <w:rPr>
                <w:sz w:val="18"/>
                <w:szCs w:val="18"/>
                <w:rtl w:val="0"/>
              </w:rPr>
              <w:t xml:space="preserve">compressionFlag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8">
            <w:pPr>
              <w:widowControl w:val="0"/>
              <w:spacing w:after="120" w:line="240" w:lineRule="auto"/>
              <w:jc w:val="left"/>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9">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A">
            <w:pPr>
              <w:widowControl w:val="0"/>
              <w:spacing w:after="120" w:line="240" w:lineRule="auto"/>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B">
            <w:pPr>
              <w:widowControl w:val="0"/>
              <w:spacing w:after="120" w:line="240" w:lineRule="auto"/>
              <w:rPr>
                <w:sz w:val="18"/>
                <w:szCs w:val="18"/>
              </w:rPr>
            </w:pPr>
            <w:r w:rsidDel="00000000" w:rsidR="00000000" w:rsidRPr="00000000">
              <w:rPr>
                <w:sz w:val="18"/>
                <w:szCs w:val="18"/>
                <w:rtl w:val="0"/>
              </w:rPr>
              <w:t xml:space="preserve">TRUE: compressed</w:t>
            </w:r>
          </w:p>
          <w:p w:rsidR="00000000" w:rsidDel="00000000" w:rsidP="00000000" w:rsidRDefault="00000000" w:rsidRPr="00000000" w14:paraId="0000072C">
            <w:pPr>
              <w:widowControl w:val="0"/>
              <w:spacing w:after="120" w:line="240" w:lineRule="auto"/>
              <w:rPr>
                <w:sz w:val="18"/>
                <w:szCs w:val="18"/>
              </w:rPr>
            </w:pPr>
            <w:r w:rsidDel="00000000" w:rsidR="00000000" w:rsidRPr="00000000">
              <w:rPr>
                <w:sz w:val="18"/>
                <w:szCs w:val="18"/>
                <w:rtl w:val="0"/>
              </w:rPr>
              <w:t xml:space="preserve">FALSE: not compressed</w:t>
            </w:r>
          </w:p>
          <w:p w:rsidR="00000000" w:rsidDel="00000000" w:rsidP="00000000" w:rsidRDefault="00000000" w:rsidRPr="00000000" w14:paraId="0000072D">
            <w:pPr>
              <w:widowControl w:val="0"/>
              <w:spacing w:after="120" w:line="240" w:lineRule="auto"/>
              <w:rPr>
                <w:sz w:val="18"/>
                <w:szCs w:val="18"/>
              </w:rPr>
            </w:pPr>
            <w:r w:rsidDel="00000000" w:rsidR="00000000" w:rsidRPr="00000000">
              <w:rPr>
                <w:sz w:val="18"/>
                <w:szCs w:val="18"/>
                <w:rtl w:val="0"/>
              </w:rPr>
              <w:t xml:space="preserve">If compressed, the method must be that specified in S-100 Part 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E">
            <w:pPr>
              <w:spacing w:after="120" w:lineRule="auto"/>
              <w:rPr>
                <w:sz w:val="18"/>
                <w:szCs w:val="18"/>
              </w:rPr>
            </w:pPr>
            <w:r w:rsidDel="00000000" w:rsidR="00000000" w:rsidRPr="00000000">
              <w:rPr>
                <w:sz w:val="18"/>
                <w:szCs w:val="18"/>
                <w:rtl w:val="0"/>
              </w:rPr>
              <w:t xml:space="preserve">Attribute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2F">
            <w:pPr>
              <w:spacing w:after="120" w:lineRule="auto"/>
              <w:rPr>
                <w:sz w:val="18"/>
                <w:szCs w:val="18"/>
              </w:rPr>
            </w:pPr>
            <w:r w:rsidDel="00000000" w:rsidR="00000000" w:rsidRPr="00000000">
              <w:rPr>
                <w:sz w:val="18"/>
                <w:szCs w:val="18"/>
                <w:rtl w:val="0"/>
              </w:rPr>
              <w:t xml:space="preserve">metadataLanguage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0">
            <w:pPr>
              <w:spacing w:after="120" w:lineRule="auto"/>
              <w:jc w:val="left"/>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1">
            <w:pPr>
              <w:spacing w:after="120" w:lineRule="auto"/>
              <w:rPr>
                <w:sz w:val="18"/>
                <w:szCs w:val="18"/>
              </w:rPr>
            </w:pPr>
            <w:r w:rsidDel="00000000" w:rsidR="00000000" w:rsidRPr="00000000">
              <w:rPr>
                <w:sz w:val="18"/>
                <w:szCs w:val="18"/>
                <w:rtl w:val="0"/>
              </w:rPr>
              <w:t xml:space="preserve">English</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2">
            <w:pPr>
              <w:spacing w:after="120" w:lineRule="auto"/>
              <w:rPr>
                <w:sz w:val="18"/>
                <w:szCs w:val="18"/>
              </w:rPr>
            </w:pPr>
            <w:r w:rsidDel="00000000" w:rsidR="00000000" w:rsidRPr="00000000">
              <w:rPr>
                <w:sz w:val="18"/>
                <w:szCs w:val="18"/>
                <w:rtl w:val="0"/>
              </w:rPr>
              <w:t xml:space="preserve">CharacterString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3">
            <w:pPr>
              <w:spacing w:after="120" w:lineRule="auto"/>
              <w:rPr>
                <w:sz w:val="18"/>
                <w:szCs w:val="18"/>
              </w:rPr>
            </w:pPr>
            <w:r w:rsidDel="00000000" w:rsidR="00000000" w:rsidRPr="00000000">
              <w:rPr>
                <w:sz w:val="18"/>
                <w:szCs w:val="18"/>
                <w:rtl w:val="0"/>
              </w:rPr>
              <w:t xml:space="preserve">All datasets conforming to this PS must use the English language. A catalogue in English must be provided. Discovery metadata elements within catalogues have their own locale attributes and may be repeated in languages other than English.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4">
            <w:pPr>
              <w:spacing w:after="12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5">
            <w:pPr>
              <w:spacing w:after="120" w:lineRule="auto"/>
              <w:rPr>
                <w:sz w:val="18"/>
                <w:szCs w:val="18"/>
              </w:rPr>
            </w:pPr>
            <w:r w:rsidDel="00000000" w:rsidR="00000000" w:rsidRPr="00000000">
              <w:rPr>
                <w:sz w:val="18"/>
                <w:szCs w:val="18"/>
                <w:rtl w:val="0"/>
              </w:rPr>
              <w:t xml:space="preserve">exchangecatalogueName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6">
            <w:pPr>
              <w:spacing w:after="120" w:lineRule="auto"/>
              <w:jc w:val="left"/>
              <w:rPr>
                <w:sz w:val="18"/>
                <w:szCs w:val="18"/>
              </w:rPr>
            </w:pPr>
            <w:r w:rsidDel="00000000" w:rsidR="00000000" w:rsidRPr="00000000">
              <w:rPr>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7">
            <w:pPr>
              <w:spacing w:after="120" w:lineRule="auto"/>
              <w:rPr>
                <w:sz w:val="18"/>
                <w:szCs w:val="18"/>
              </w:rPr>
            </w:pPr>
            <w:r w:rsidDel="00000000" w:rsidR="00000000" w:rsidRPr="00000000">
              <w:rPr>
                <w:sz w:val="16"/>
                <w:szCs w:val="16"/>
                <w:rtl w:val="0"/>
              </w:rPr>
              <w:t xml:space="preserve">catalogue.XML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8">
            <w:pPr>
              <w:spacing w:after="120" w:lineRule="auto"/>
              <w:rPr>
                <w:sz w:val="18"/>
                <w:szCs w:val="18"/>
              </w:rPr>
            </w:pPr>
            <w:r w:rsidDel="00000000" w:rsidR="00000000" w:rsidRPr="00000000">
              <w:rPr>
                <w:sz w:val="18"/>
                <w:szCs w:val="18"/>
                <w:rtl w:val="0"/>
              </w:rPr>
              <w:t xml:space="preserve">CharacterString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9">
            <w:pPr>
              <w:spacing w:after="120" w:lineRule="auto"/>
              <w:rPr>
                <w:sz w:val="18"/>
                <w:szCs w:val="18"/>
              </w:rPr>
            </w:pPr>
            <w:r w:rsidDel="00000000" w:rsidR="00000000" w:rsidRPr="00000000">
              <w:rPr>
                <w:sz w:val="18"/>
                <w:szCs w:val="18"/>
                <w:rtl w:val="0"/>
              </w:rPr>
              <w:t xml:space="preserve">catalogue filename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A">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B">
            <w:pPr>
              <w:widowControl w:val="0"/>
              <w:spacing w:after="120" w:line="240" w:lineRule="auto"/>
              <w:rPr>
                <w:sz w:val="18"/>
                <w:szCs w:val="18"/>
              </w:rPr>
            </w:pPr>
            <w:r w:rsidDel="00000000" w:rsidR="00000000" w:rsidRPr="00000000">
              <w:rPr>
                <w:sz w:val="18"/>
                <w:szCs w:val="18"/>
                <w:rtl w:val="0"/>
              </w:rPr>
              <w:t xml:space="preserve">sourceMedia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C">
            <w:pPr>
              <w:widowControl w:val="0"/>
              <w:spacing w:after="120" w:line="240" w:lineRule="auto"/>
              <w:jc w:val="left"/>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D">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E">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F">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0">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1">
            <w:pPr>
              <w:widowControl w:val="0"/>
              <w:spacing w:after="120" w:line="240" w:lineRule="auto"/>
              <w:rPr>
                <w:sz w:val="18"/>
                <w:szCs w:val="18"/>
              </w:rPr>
            </w:pPr>
            <w:r w:rsidDel="00000000" w:rsidR="00000000" w:rsidRPr="00000000">
              <w:rPr>
                <w:sz w:val="18"/>
                <w:szCs w:val="18"/>
                <w:rtl w:val="0"/>
              </w:rPr>
              <w:t xml:space="preserve">replacedData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2">
            <w:pPr>
              <w:widowControl w:val="0"/>
              <w:spacing w:after="120" w:line="240" w:lineRule="auto"/>
              <w:jc w:val="left"/>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3">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4">
            <w:pPr>
              <w:widowControl w:val="0"/>
              <w:spacing w:after="120" w:line="240" w:lineRule="auto"/>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5">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6">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7">
            <w:pPr>
              <w:widowControl w:val="0"/>
              <w:spacing w:after="120" w:line="240" w:lineRule="auto"/>
              <w:rPr>
                <w:sz w:val="18"/>
                <w:szCs w:val="18"/>
              </w:rPr>
            </w:pPr>
            <w:r w:rsidDel="00000000" w:rsidR="00000000" w:rsidRPr="00000000">
              <w:rPr>
                <w:sz w:val="18"/>
                <w:szCs w:val="18"/>
                <w:rtl w:val="0"/>
              </w:rPr>
              <w:t xml:space="preserve">dataReplacement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8">
            <w:pPr>
              <w:widowControl w:val="0"/>
              <w:spacing w:after="120" w:line="240" w:lineRule="auto"/>
              <w:jc w:val="left"/>
              <w:rPr>
                <w:sz w:val="18"/>
                <w:szCs w:val="18"/>
              </w:rPr>
            </w:pPr>
            <w:r w:rsidDel="00000000" w:rsidR="00000000" w:rsidRPr="00000000">
              <w:rPr>
                <w:sz w:val="18"/>
                <w:szCs w:val="18"/>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9">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A">
            <w:pPr>
              <w:widowControl w:val="0"/>
              <w:spacing w:after="120" w:line="240" w:lineRule="auto"/>
              <w:rPr>
                <w:sz w:val="18"/>
                <w:szCs w:val="18"/>
              </w:rPr>
            </w:pPr>
            <w:r w:rsidDel="00000000" w:rsidR="00000000" w:rsidRPr="00000000">
              <w:rPr>
                <w:sz w:val="18"/>
                <w:szCs w:val="18"/>
                <w:rtl w:val="0"/>
              </w:rPr>
              <w:t xml:space="preserve">CharacterString</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B">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C">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D">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E">
            <w:pPr>
              <w:widowControl w:val="0"/>
              <w:spacing w:after="120" w:line="240" w:lineRule="auto"/>
              <w:jc w:val="lef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4F">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0">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1">
            <w:pPr>
              <w:widowControl w:val="0"/>
              <w:spacing w:after="120" w:line="240" w:lineRule="auto"/>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2">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3">
            <w:pPr>
              <w:widowControl w:val="0"/>
              <w:spacing w:after="120" w:line="240" w:lineRule="auto"/>
              <w:rPr>
                <w:sz w:val="18"/>
                <w:szCs w:val="18"/>
              </w:rPr>
            </w:pPr>
            <w:r w:rsidDel="00000000" w:rsidR="00000000" w:rsidRPr="00000000">
              <w:rPr>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4">
            <w:pPr>
              <w:widowControl w:val="0"/>
              <w:spacing w:after="120" w:line="240" w:lineRule="auto"/>
              <w:jc w:val="left"/>
              <w:rPr>
                <w:sz w:val="18"/>
                <w:szCs w:val="18"/>
              </w:rPr>
            </w:pPr>
            <w:r w:rsidDel="00000000" w:rsidR="00000000" w:rsidRPr="00000000">
              <w:rPr>
                <w:sz w:val="18"/>
                <w:szCs w:val="18"/>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5">
            <w:pPr>
              <w:widowControl w:val="0"/>
              <w:spacing w:after="12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6">
            <w:pPr>
              <w:widowControl w:val="0"/>
              <w:spacing w:after="120" w:line="240" w:lineRule="auto"/>
              <w:rPr>
                <w:sz w:val="18"/>
                <w:szCs w:val="18"/>
              </w:rPr>
            </w:pPr>
            <w:r w:rsidDel="00000000" w:rsidR="00000000" w:rsidRPr="00000000">
              <w:rPr>
                <w:sz w:val="18"/>
                <w:szCs w:val="18"/>
                <w:rtl w:val="0"/>
              </w:rPr>
              <w:t xml:space="preserve">Aggregation S100_catalogueMetadata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57">
            <w:pPr>
              <w:widowControl w:val="0"/>
              <w:spacing w:after="120" w:line="240" w:lineRule="auto"/>
              <w:rPr>
                <w:sz w:val="18"/>
                <w:szCs w:val="18"/>
              </w:rPr>
            </w:pPr>
            <w:r w:rsidDel="00000000" w:rsidR="00000000" w:rsidRPr="00000000">
              <w:rPr>
                <w:sz w:val="18"/>
                <w:szCs w:val="18"/>
                <w:rtl w:val="0"/>
              </w:rPr>
              <w:t xml:space="preserve">Metadata for the feature, portrayal, and interoperability catalogues, if any</w:t>
            </w:r>
          </w:p>
        </w:tc>
      </w:tr>
    </w:tbl>
    <w:p w:rsidR="00000000" w:rsidDel="00000000" w:rsidP="00000000" w:rsidRDefault="00000000" w:rsidRPr="00000000" w14:paraId="00000758">
      <w:pPr>
        <w:spacing w:after="120" w:before="120" w:lineRule="auto"/>
        <w:rPr>
          <w:b w:val="1"/>
        </w:rPr>
      </w:pPr>
      <w:r w:rsidDel="00000000" w:rsidR="00000000" w:rsidRPr="00000000">
        <w:rPr>
          <w:rtl w:val="0"/>
        </w:rPr>
      </w:r>
    </w:p>
    <w:p w:rsidR="00000000" w:rsidDel="00000000" w:rsidP="00000000" w:rsidRDefault="00000000" w:rsidRPr="00000000" w14:paraId="00000759">
      <w:pPr>
        <w:keepNext w:val="1"/>
        <w:spacing w:after="120" w:before="120" w:lineRule="auto"/>
        <w:rPr>
          <w:b w:val="1"/>
        </w:rPr>
      </w:pPr>
      <w:r w:rsidDel="00000000" w:rsidR="00000000" w:rsidRPr="00000000">
        <w:rPr>
          <w:b w:val="1"/>
          <w:rtl w:val="0"/>
        </w:rPr>
        <w:t xml:space="preserve">NOTES:</w:t>
      </w:r>
    </w:p>
    <w:p w:rsidR="00000000" w:rsidDel="00000000" w:rsidP="00000000" w:rsidRDefault="00000000" w:rsidRPr="00000000" w14:paraId="0000075A">
      <w:pPr>
        <w:numPr>
          <w:ilvl w:val="0"/>
          <w:numId w:val="11"/>
        </w:numPr>
        <w:spacing w:after="120" w:before="120" w:lineRule="auto"/>
        <w:ind w:left="720" w:hanging="360"/>
        <w:jc w:val="left"/>
        <w:rPr>
          <w:u w:val="none"/>
        </w:rPr>
      </w:pPr>
      <w:r w:rsidDel="00000000" w:rsidR="00000000" w:rsidRPr="00000000">
        <w:rPr>
          <w:b w:val="1"/>
          <w:rtl w:val="0"/>
        </w:rPr>
        <w:t xml:space="preserve">Attribute </w:t>
      </w:r>
      <w:r w:rsidDel="00000000" w:rsidR="00000000" w:rsidRPr="00000000">
        <w:rPr>
          <w:b w:val="1"/>
          <w:i w:val="1"/>
          <w:rtl w:val="0"/>
        </w:rPr>
        <w:t xml:space="preserve">productSpecification</w:t>
      </w:r>
      <w:r w:rsidDel="00000000" w:rsidR="00000000" w:rsidRPr="00000000">
        <w:rPr>
          <w:b w:val="1"/>
          <w:rtl w:val="0"/>
        </w:rPr>
        <w:t xml:space="preserve">: Class </w:t>
      </w:r>
      <w:r w:rsidDel="00000000" w:rsidR="00000000" w:rsidRPr="00000000">
        <w:rPr>
          <w:rtl w:val="0"/>
        </w:rPr>
        <w:t xml:space="preserve">S100_ProductSpecification</w:t>
      </w:r>
      <w:r w:rsidDel="00000000" w:rsidR="00000000" w:rsidRPr="00000000">
        <w:rPr>
          <w:b w:val="1"/>
          <w:rtl w:val="0"/>
        </w:rPr>
        <w:t xml:space="preserve"> is depicted in Figure 11 and defined in S-100 Appendix 4a-D. The values of sub-attributes </w:t>
      </w:r>
      <w:r w:rsidDel="00000000" w:rsidR="00000000" w:rsidRPr="00000000">
        <w:rPr>
          <w:b w:val="1"/>
          <w:i w:val="1"/>
          <w:rtl w:val="0"/>
        </w:rPr>
        <w:t xml:space="preserve">name</w:t>
      </w:r>
      <w:r w:rsidDel="00000000" w:rsidR="00000000" w:rsidRPr="00000000">
        <w:rPr>
          <w:b w:val="1"/>
          <w:rtl w:val="0"/>
        </w:rPr>
        <w:t xml:space="preserve"> and </w:t>
      </w:r>
      <w:r w:rsidDel="00000000" w:rsidR="00000000" w:rsidRPr="00000000">
        <w:rPr>
          <w:b w:val="1"/>
          <w:i w:val="1"/>
          <w:rtl w:val="0"/>
        </w:rPr>
        <w:t xml:space="preserve">version</w:t>
      </w:r>
      <w:r w:rsidDel="00000000" w:rsidR="00000000" w:rsidRPr="00000000">
        <w:rPr>
          <w:b w:val="1"/>
          <w:rtl w:val="0"/>
        </w:rPr>
        <w:t xml:space="preserve"> must correspond to this version of the S-412 product specification. (Clause 4.2). The value of the sub-attribute </w:t>
      </w:r>
      <w:r w:rsidDel="00000000" w:rsidR="00000000" w:rsidRPr="00000000">
        <w:rPr>
          <w:b w:val="1"/>
          <w:i w:val="1"/>
          <w:rtl w:val="0"/>
        </w:rPr>
        <w:t xml:space="preserve">number</w:t>
      </w:r>
      <w:r w:rsidDel="00000000" w:rsidR="00000000" w:rsidRPr="00000000">
        <w:rPr>
          <w:b w:val="1"/>
          <w:rtl w:val="0"/>
        </w:rPr>
        <w:t xml:space="preserve"> must be the number assigned to this version of the S-412 product specification in the GI registry.</w:t>
      </w:r>
      <w:r w:rsidDel="00000000" w:rsidR="00000000" w:rsidRPr="00000000">
        <w:rPr>
          <w:rtl w:val="0"/>
        </w:rPr>
      </w:r>
    </w:p>
    <w:p w:rsidR="00000000" w:rsidDel="00000000" w:rsidP="00000000" w:rsidRDefault="00000000" w:rsidRPr="00000000" w14:paraId="0000075B">
      <w:pPr>
        <w:spacing w:after="120" w:before="120" w:lineRule="auto"/>
        <w:ind w:left="0" w:firstLine="0"/>
        <w:jc w:val="left"/>
        <w:rPr>
          <w:b w:val="1"/>
        </w:rPr>
      </w:pPr>
      <w:r w:rsidDel="00000000" w:rsidR="00000000" w:rsidRPr="00000000">
        <w:rPr>
          <w:rtl w:val="0"/>
        </w:rPr>
      </w:r>
    </w:p>
    <w:p w:rsidR="00000000" w:rsidDel="00000000" w:rsidP="00000000" w:rsidRDefault="00000000" w:rsidRPr="00000000" w14:paraId="0000075C">
      <w:pPr>
        <w:numPr>
          <w:ilvl w:val="0"/>
          <w:numId w:val="11"/>
        </w:numPr>
        <w:spacing w:after="120" w:before="120" w:lineRule="auto"/>
        <w:ind w:left="720" w:hanging="360"/>
        <w:jc w:val="left"/>
        <w:rPr>
          <w:u w:val="none"/>
        </w:rPr>
      </w:pPr>
      <w:r w:rsidDel="00000000" w:rsidR="00000000" w:rsidRPr="00000000">
        <w:rPr>
          <w:b w:val="1"/>
          <w:rtl w:val="0"/>
        </w:rPr>
        <w:t xml:space="preserve">Attribute </w:t>
      </w:r>
      <w:r w:rsidDel="00000000" w:rsidR="00000000" w:rsidRPr="00000000">
        <w:rPr>
          <w:b w:val="1"/>
          <w:i w:val="1"/>
          <w:rtl w:val="0"/>
        </w:rPr>
        <w:t xml:space="preserve">catalogueIdentifier</w:t>
      </w:r>
      <w:r w:rsidDel="00000000" w:rsidR="00000000" w:rsidRPr="00000000">
        <w:rPr>
          <w:b w:val="1"/>
          <w:rtl w:val="0"/>
        </w:rPr>
        <w:t xml:space="preserve">: Class </w:t>
      </w:r>
      <w:r w:rsidDel="00000000" w:rsidR="00000000" w:rsidRPr="00000000">
        <w:rPr>
          <w:rtl w:val="0"/>
        </w:rPr>
        <w:t xml:space="preserve">S100_catalogueIdentifier</w:t>
      </w:r>
      <w:r w:rsidDel="00000000" w:rsidR="00000000" w:rsidRPr="00000000">
        <w:rPr>
          <w:b w:val="1"/>
          <w:rtl w:val="0"/>
        </w:rPr>
        <w:t xml:space="preserve"> is depicted in Figure 11 and defined in S-100 Appendix 4a-D. The value of sub-attribute </w:t>
      </w:r>
      <w:r w:rsidDel="00000000" w:rsidR="00000000" w:rsidRPr="00000000">
        <w:rPr>
          <w:b w:val="1"/>
          <w:i w:val="1"/>
          <w:rtl w:val="0"/>
        </w:rPr>
        <w:t xml:space="preserve">S100_catalogueIdentifier&gt;identifier</w:t>
      </w:r>
      <w:r w:rsidDel="00000000" w:rsidR="00000000" w:rsidRPr="00000000">
        <w:rPr>
          <w:b w:val="1"/>
          <w:rtl w:val="0"/>
        </w:rPr>
        <w:t xml:space="preserve"> must be chosen so that a one-to-one mapping from exchange set name to catalogue identifier is recommended. This assumes a system for assigning unique names to </w:t>
      </w:r>
      <w:r w:rsidDel="00000000" w:rsidR="00000000" w:rsidRPr="00000000">
        <w:rPr>
          <w:b w:val="1"/>
          <w:u w:val="single"/>
          <w:rtl w:val="0"/>
        </w:rPr>
        <w:t xml:space="preserve">exchange sets</w:t>
      </w:r>
      <w:r w:rsidDel="00000000" w:rsidR="00000000" w:rsidRPr="00000000">
        <w:rPr>
          <w:b w:val="1"/>
          <w:rtl w:val="0"/>
        </w:rPr>
        <w:t xml:space="preserve"> – as opposed to </w:t>
      </w:r>
      <w:r w:rsidDel="00000000" w:rsidR="00000000" w:rsidRPr="00000000">
        <w:rPr>
          <w:b w:val="1"/>
          <w:u w:val="single"/>
          <w:rtl w:val="0"/>
        </w:rPr>
        <w:t xml:space="preserve">datasets</w:t>
      </w:r>
      <w:r w:rsidDel="00000000" w:rsidR="00000000" w:rsidRPr="00000000">
        <w:rPr>
          <w:b w:val="1"/>
          <w:rtl w:val="0"/>
        </w:rPr>
        <w:t xml:space="preserve"> – is developed, either by the producer or in this specification. Note that an exchange set may contain multiple datasets.</w:t>
      </w:r>
      <w:r w:rsidDel="00000000" w:rsidR="00000000" w:rsidRPr="00000000">
        <w:rPr>
          <w:rtl w:val="0"/>
        </w:rPr>
      </w:r>
    </w:p>
    <w:p w:rsidR="00000000" w:rsidDel="00000000" w:rsidP="00000000" w:rsidRDefault="00000000" w:rsidRPr="00000000" w14:paraId="0000075D">
      <w:pPr>
        <w:spacing w:after="0" w:lineRule="auto"/>
        <w:rPr/>
      </w:pPr>
      <w:r w:rsidDel="00000000" w:rsidR="00000000" w:rsidRPr="00000000">
        <w:rPr>
          <w:rtl w:val="0"/>
        </w:rPr>
      </w:r>
    </w:p>
    <w:p w:rsidR="00000000" w:rsidDel="00000000" w:rsidP="00000000" w:rsidRDefault="00000000" w:rsidRPr="00000000" w14:paraId="0000075E">
      <w:pPr>
        <w:spacing w:after="0" w:lineRule="auto"/>
        <w:rPr/>
      </w:pPr>
      <w:r w:rsidDel="00000000" w:rsidR="00000000" w:rsidRPr="00000000">
        <w:rPr>
          <w:rtl w:val="0"/>
        </w:rPr>
      </w:r>
    </w:p>
    <w:p w:rsidR="00000000" w:rsidDel="00000000" w:rsidP="00000000" w:rsidRDefault="00000000" w:rsidRPr="00000000" w14:paraId="0000075F">
      <w:pPr>
        <w:pStyle w:val="Heading2"/>
        <w:keepNext w:val="1"/>
        <w:numPr>
          <w:ilvl w:val="1"/>
          <w:numId w:val="9"/>
        </w:numPr>
        <w:tabs>
          <w:tab w:val="left" w:leader="none" w:pos="540"/>
          <w:tab w:val="left" w:leader="none" w:pos="700"/>
          <w:tab w:val="left" w:leader="none" w:pos="540"/>
          <w:tab w:val="left" w:leader="none" w:pos="700"/>
          <w:tab w:val="left" w:leader="none" w:pos="540"/>
          <w:tab w:val="left" w:leader="none" w:pos="700"/>
          <w:tab w:val="left" w:leader="none" w:pos="540"/>
          <w:tab w:val="left" w:leader="none" w:pos="700"/>
          <w:tab w:val="left" w:leader="none" w:pos="540"/>
          <w:tab w:val="left" w:leader="none" w:pos="700"/>
        </w:tabs>
        <w:spacing w:before="60" w:line="250" w:lineRule="auto"/>
        <w:ind w:left="129.6" w:hanging="129.6"/>
        <w:rPr/>
      </w:pPr>
      <w:bookmarkStart w:colFirst="0" w:colLast="0" w:name="_heading=h.14ykbeg" w:id="142"/>
      <w:bookmarkEnd w:id="142"/>
      <w:r w:rsidDel="00000000" w:rsidR="00000000" w:rsidRPr="00000000">
        <w:rPr>
          <w:rtl w:val="0"/>
        </w:rPr>
        <w:t xml:space="preserve">Language </w:t>
      </w:r>
    </w:p>
    <w:p w:rsidR="00000000" w:rsidDel="00000000" w:rsidP="00000000" w:rsidRDefault="00000000" w:rsidRPr="00000000" w14:paraId="00000760">
      <w:pPr>
        <w:spacing w:line="240" w:lineRule="auto"/>
        <w:rPr/>
      </w:pPr>
      <w:r w:rsidDel="00000000" w:rsidR="00000000" w:rsidRPr="00000000">
        <w:rPr>
          <w:rtl w:val="0"/>
        </w:rPr>
        <w:t xml:space="preserve">The exchange language must be English. Other languages may be used as a supplementary option. National geographic names can be left in their original national language in the international attributes, or transliterated or transcribed and used in the international attributes. </w:t>
      </w:r>
    </w:p>
    <w:p w:rsidR="00000000" w:rsidDel="00000000" w:rsidP="00000000" w:rsidRDefault="00000000" w:rsidRPr="00000000" w14:paraId="00000761">
      <w:pPr>
        <w:spacing w:line="240" w:lineRule="auto"/>
        <w:rPr/>
      </w:pPr>
      <w:r w:rsidDel="00000000" w:rsidR="00000000" w:rsidRPr="00000000">
        <w:rPr>
          <w:rtl w:val="0"/>
        </w:rPr>
        <w:t xml:space="preserve">Character strings must be encoded using the character set defined in ISO 10646-1, in Unicode Transformation Format-8 (UTF-8). A BOM (byte order mark) must not be used.</w:t>
      </w:r>
    </w:p>
    <w:p w:rsidR="00000000" w:rsidDel="00000000" w:rsidP="00000000" w:rsidRDefault="00000000" w:rsidRPr="00000000" w14:paraId="00000762">
      <w:pPr>
        <w:spacing w:after="200" w:line="276" w:lineRule="auto"/>
        <w:jc w:val="left"/>
        <w:rPr/>
      </w:pPr>
      <w:r w:rsidDel="00000000" w:rsidR="00000000" w:rsidRPr="00000000">
        <w:rPr>
          <w:rtl w:val="0"/>
        </w:rPr>
      </w:r>
    </w:p>
    <w:p w:rsidR="00000000" w:rsidDel="00000000" w:rsidP="00000000" w:rsidRDefault="00000000" w:rsidRPr="00000000" w14:paraId="00000763">
      <w:pPr>
        <w:spacing w:after="200" w:line="276" w:lineRule="auto"/>
        <w:jc w:val="left"/>
        <w:rPr/>
      </w:pPr>
      <w:r w:rsidDel="00000000" w:rsidR="00000000" w:rsidRPr="00000000">
        <w:rPr>
          <w:rtl w:val="0"/>
        </w:rPr>
      </w:r>
    </w:p>
    <w:p w:rsidR="00000000" w:rsidDel="00000000" w:rsidP="00000000" w:rsidRDefault="00000000" w:rsidRPr="00000000" w14:paraId="00000764">
      <w:pPr>
        <w:spacing w:after="200" w:line="276" w:lineRule="auto"/>
        <w:jc w:val="left"/>
        <w:rPr/>
      </w:pPr>
      <w:r w:rsidDel="00000000" w:rsidR="00000000" w:rsidRPr="00000000">
        <w:rPr>
          <w:rtl w:val="0"/>
        </w:rPr>
      </w:r>
    </w:p>
    <w:p w:rsidR="00000000" w:rsidDel="00000000" w:rsidP="00000000" w:rsidRDefault="00000000" w:rsidRPr="00000000" w14:paraId="00000765">
      <w:pPr>
        <w:spacing w:after="200" w:line="276" w:lineRule="auto"/>
        <w:jc w:val="left"/>
        <w:rPr/>
      </w:pPr>
      <w:r w:rsidDel="00000000" w:rsidR="00000000" w:rsidRPr="00000000">
        <w:rPr>
          <w:rtl w:val="0"/>
        </w:rPr>
      </w:r>
    </w:p>
    <w:p w:rsidR="00000000" w:rsidDel="00000000" w:rsidP="00000000" w:rsidRDefault="00000000" w:rsidRPr="00000000" w14:paraId="00000766">
      <w:pPr>
        <w:spacing w:after="200" w:line="276" w:lineRule="auto"/>
        <w:jc w:val="left"/>
        <w:rPr/>
      </w:pPr>
      <w:r w:rsidDel="00000000" w:rsidR="00000000" w:rsidRPr="00000000">
        <w:rPr>
          <w:rtl w:val="0"/>
        </w:rPr>
      </w:r>
    </w:p>
    <w:p w:rsidR="00000000" w:rsidDel="00000000" w:rsidP="00000000" w:rsidRDefault="00000000" w:rsidRPr="00000000" w14:paraId="00000767">
      <w:pPr>
        <w:rPr>
          <w:color w:val="ff0000"/>
        </w:rPr>
      </w:pPr>
      <w:r w:rsidDel="00000000" w:rsidR="00000000" w:rsidRPr="00000000">
        <w:rPr>
          <w:rtl w:val="0"/>
        </w:rPr>
      </w:r>
    </w:p>
    <w:sectPr>
      <w:type w:val="continuous"/>
      <w:pgSz w:h="16838" w:w="11906" w:orient="portrait"/>
      <w:pgMar w:bottom="1440" w:top="1440" w:left="1400" w:right="1400" w:header="709" w:footer="283"/>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homas Cervone-Richards - NOAA Federal" w:id="21" w:date="2025-06-11T19:27:12Z">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5.2 - May or may not be the issue date</w:t>
      </w:r>
    </w:p>
  </w:comment>
  <w:comment w:author="Thomas Cervone-Richards - NOAA Federal" w:id="6" w:date="2025-06-17T18:12:40Z">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 Multiplicity is 1</w:t>
      </w:r>
    </w:p>
  </w:comment>
  <w:comment w:author="Thomas Cervone-Richards - NOAA Federal" w:id="5" w:date="2025-06-11T18:22:53Z">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 has "See Part 1, clause 1-4.6</w:t>
      </w:r>
    </w:p>
  </w:comment>
  <w:comment w:author="Thomas Cervone-Richards - NOAA Federal" w:id="0" w:date="2025-04-29T15:48:22Z">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visual flow chart for this</w:t>
      </w:r>
    </w:p>
  </w:comment>
  <w:comment w:author="Thomas Cervone-Richards - NOAA Federal" w:id="7" w:date="2025-06-11T18:26:08Z">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5.2 " For example, a harbour or port name between two named locations</w:t>
      </w:r>
    </w:p>
  </w:comment>
  <w:comment w:author="Thomas Cervone-Richards - NOAA Federal" w:id="18" w:date="2025-06-17T18:37:57Z">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is 1..* in the old spec I believe this is a typo and is mean to be 0..*</w:t>
      </w:r>
    </w:p>
  </w:comment>
  <w:comment w:author="Thomas Cervone-Richards - NOAA Federal" w:id="19" w:date="2025-06-11T19:23:15Z">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absence of defaultLocale the language is English, UTF-8</w:t>
      </w:r>
    </w:p>
  </w:comment>
  <w:comment w:author="Thomas Cervone-Richards - NOAA Federal" w:id="8" w:date="2025-06-17T18:15:38Z">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 Doc: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 0..1</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Remarks: True: Encrypted</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False: Unencrpted</w:t>
      </w:r>
    </w:p>
  </w:comment>
  <w:comment w:author="Thomas Cervone-Richards - NOAA Federal" w:id="12" w:date="2025-06-11T18:45:12Z">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Blank in ed 5.2</w:t>
      </w:r>
    </w:p>
  </w:comment>
  <w:comment w:author="Thomas Cervone-Richards - NOAA Federal" w:id="20" w:date="2025-06-11T19:25:26Z">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if metadataPointOfContact is different to producingAgency</w:t>
      </w:r>
    </w:p>
  </w:comment>
  <w:comment w:author="Synclaire Williamson - NOAA Affiliate" w:id="1" w:date="2023-05-10T19:33:37Z">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Polygon portrayals may be included in surface portrayals. In Annex E, the GML encoding for surface features shows a warning polygon example. So may not need a separate section for polygon portrayals</w:t>
      </w:r>
    </w:p>
  </w:comment>
  <w:comment w:author="Robert Daniels - NOAA Federal" w:id="2" w:date="2023-05-12T18:12:52Z">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Thanks!</w:t>
      </w:r>
    </w:p>
  </w:comment>
  <w:comment w:author="Synclaire Williamson - NOAA Affiliate" w:id="4" w:date="2025-06-12T17:02:31Z">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relevant to "marine weather warning service"?</w:t>
      </w:r>
    </w:p>
  </w:comment>
  <w:comment w:author="Synclaire Williamson - NOAA Affiliate" w:id="24" w:date="2025-06-12T17:20:08Z">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Pulled from S-111, need to check what is applicable to S-412, notes are for boundingPolygon</w:t>
      </w:r>
    </w:p>
  </w:comment>
  <w:comment w:author="Thomas Cervone-Richards - NOAA Federal" w:id="17" w:date="2025-06-11T19:14:50Z">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5.2.0 See Table 17-3</w:t>
      </w:r>
    </w:p>
  </w:comment>
  <w:comment w:author="Thomas Cervone-Richards - NOAA Federal" w:id="25" w:date="2025-06-16T17:49:12Z">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5.2</w:t>
      </w:r>
    </w:p>
  </w:comment>
  <w:comment w:author="Thomas Cervone-Richards - NOAA Federal" w:id="26" w:date="2025-06-16T17:49:12Z">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5.2</w:t>
      </w:r>
    </w:p>
  </w:comment>
  <w:comment w:author="LTJG Joseph T. Phillips" w:id="13" w:date="2018-12-14T07:08:00Z">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discussion is needed on whether or not updated datasets should be allowed.</w:t>
      </w:r>
    </w:p>
  </w:comment>
  <w:comment w:author="Thomas Cervone-Richards - NOAA Federal" w:id="11" w:date="2025-06-17T18:21:19Z">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 "1" in old doc</w:t>
      </w:r>
    </w:p>
  </w:comment>
  <w:comment w:author="LTJG Joseph T. Phillips" w:id="14" w:date="2018-12-14T07:08:00Z">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discussion is needed on whether or not updated datasets should be allowed.</w:t>
      </w:r>
    </w:p>
  </w:comment>
  <w:comment w:author="LTJG Joseph T. Phillips" w:id="15" w:date="2018-12-14T07:08:00Z">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discussion is needed on whether or not updated datasets should be allowed.</w:t>
      </w:r>
    </w:p>
  </w:comment>
  <w:comment w:author="Thomas Cervone-Richards - NOAA Federal" w:id="10" w:date="2025-06-17T18:20:16Z">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 "1" in old doc</w:t>
      </w:r>
    </w:p>
  </w:comment>
  <w:comment w:author="Synclaire Williamson - NOAA Affiliate" w:id="3" w:date="2025-06-12T17:02:08Z">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we have a list of metadata objects we are using (with or without modification), we can add them in here</w:t>
      </w:r>
    </w:p>
  </w:comment>
  <w:comment w:author="LTJG Joseph T. Phillips" w:id="22" w:date="2018-12-14T07:09:00Z">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minimums and maximum, if any, will be determined during testing.  Any further constraints will be determined then.</w:t>
      </w:r>
    </w:p>
  </w:comment>
  <w:comment w:author="Synclaire Williamson - NOAA Affiliate" w:id="23" w:date="2025-06-12T17:01:00Z">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Previous discussion (April 23, 2024) Jeff Wootton told our team via email that display scale attributes are not required for S-100 specs, only required for S-101 (base charts)</w:t>
      </w:r>
    </w:p>
  </w:comment>
  <w:comment w:author="Thomas Cervone-Richards - NOAA Federal" w:id="16" w:date="2025-06-11T19:05:32Z">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S-100 datatype Time</w:t>
      </w:r>
    </w:p>
  </w:comment>
  <w:comment w:author="Thomas Cervone-Richards - NOAA Federal" w:id="9" w:date="2025-06-11T18:40:47Z">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Blank in ed 5.2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76F" w15:done="0"/>
  <w15:commentEx w15:paraId="00000770" w15:done="0"/>
  <w15:commentEx w15:paraId="00000771" w15:done="0"/>
  <w15:commentEx w15:paraId="00000772" w15:done="0"/>
  <w15:commentEx w15:paraId="00000773" w15:done="0"/>
  <w15:commentEx w15:paraId="00000774" w15:done="0"/>
  <w15:commentEx w15:paraId="00000775" w15:done="0"/>
  <w15:commentEx w15:paraId="00000779" w15:done="0"/>
  <w15:commentEx w15:paraId="0000077A" w15:done="0"/>
  <w15:commentEx w15:paraId="0000077B" w15:done="0"/>
  <w15:commentEx w15:paraId="0000077C" w15:done="0"/>
  <w15:commentEx w15:paraId="0000077D" w15:paraIdParent="0000077C" w15:done="0"/>
  <w15:commentEx w15:paraId="0000077E" w15:done="0"/>
  <w15:commentEx w15:paraId="0000077F" w15:done="0"/>
  <w15:commentEx w15:paraId="00000780" w15:done="0"/>
  <w15:commentEx w15:paraId="00000781" w15:done="0"/>
  <w15:commentEx w15:paraId="00000782" w15:done="0"/>
  <w15:commentEx w15:paraId="00000783" w15:done="0"/>
  <w15:commentEx w15:paraId="00000784" w15:done="0"/>
  <w15:commentEx w15:paraId="00000785" w15:done="0"/>
  <w15:commentEx w15:paraId="00000786" w15:done="0"/>
  <w15:commentEx w15:paraId="00000787" w15:done="0"/>
  <w15:commentEx w15:paraId="00000788" w15:done="0"/>
  <w15:commentEx w15:paraId="00000789" w15:done="0"/>
  <w15:commentEx w15:paraId="0000078A" w15:paraIdParent="00000789" w15:done="0"/>
  <w15:commentEx w15:paraId="0000078B" w15:done="0"/>
  <w15:commentEx w15:paraId="000007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S-101 </w:t>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tab/>
      <w:tab/>
      <w:t xml:space="preserve">    </w:t>
      <w:tab/>
      <w:tab/>
      <w:tab/>
      <w:tab/>
      <w:tab/>
      <w:tab/>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January 2008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spacing w:after="74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sz w:val="22"/>
        <w:szCs w:val="22"/>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74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740" w:before="0" w:line="240" w:lineRule="auto"/>
      <w:ind w:left="0" w:right="360" w:firstLine="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345" w:hanging="360"/>
      </w:pPr>
      <w:rPr>
        <w:rFonts w:ascii="Noto Sans Symbols" w:cs="Noto Sans Symbols" w:eastAsia="Noto Sans Symbols" w:hAnsi="Noto Sans Symbols"/>
      </w:rPr>
    </w:lvl>
    <w:lvl w:ilvl="1">
      <w:start w:val="1"/>
      <w:numFmt w:val="bullet"/>
      <w:lvlText w:val="-"/>
      <w:lvlJc w:val="left"/>
      <w:pPr>
        <w:ind w:left="2140" w:hanging="435"/>
      </w:pPr>
      <w:rPr>
        <w:rFonts w:ascii="Arial" w:cs="Arial" w:eastAsia="Arial" w:hAnsi="Arial"/>
      </w:rPr>
    </w:lvl>
    <w:lvl w:ilvl="2">
      <w:start w:val="1"/>
      <w:numFmt w:val="bullet"/>
      <w:lvlText w:val="▪"/>
      <w:lvlJc w:val="left"/>
      <w:pPr>
        <w:ind w:left="2785" w:hanging="360"/>
      </w:pPr>
      <w:rPr>
        <w:rFonts w:ascii="Noto Sans Symbols" w:cs="Noto Sans Symbols" w:eastAsia="Noto Sans Symbols" w:hAnsi="Noto Sans Symbols"/>
      </w:rPr>
    </w:lvl>
    <w:lvl w:ilvl="3">
      <w:start w:val="1"/>
      <w:numFmt w:val="bullet"/>
      <w:lvlText w:val="●"/>
      <w:lvlJc w:val="left"/>
      <w:pPr>
        <w:ind w:left="3505" w:hanging="360"/>
      </w:pPr>
      <w:rPr>
        <w:rFonts w:ascii="Noto Sans Symbols" w:cs="Noto Sans Symbols" w:eastAsia="Noto Sans Symbols" w:hAnsi="Noto Sans Symbols"/>
      </w:rPr>
    </w:lvl>
    <w:lvl w:ilvl="4">
      <w:start w:val="1"/>
      <w:numFmt w:val="bullet"/>
      <w:lvlText w:val="o"/>
      <w:lvlJc w:val="left"/>
      <w:pPr>
        <w:ind w:left="4225" w:hanging="360"/>
      </w:pPr>
      <w:rPr>
        <w:rFonts w:ascii="Courier New" w:cs="Courier New" w:eastAsia="Courier New" w:hAnsi="Courier New"/>
      </w:rPr>
    </w:lvl>
    <w:lvl w:ilvl="5">
      <w:start w:val="1"/>
      <w:numFmt w:val="bullet"/>
      <w:lvlText w:val="▪"/>
      <w:lvlJc w:val="left"/>
      <w:pPr>
        <w:ind w:left="4945" w:hanging="360"/>
      </w:pPr>
      <w:rPr>
        <w:rFonts w:ascii="Noto Sans Symbols" w:cs="Noto Sans Symbols" w:eastAsia="Noto Sans Symbols" w:hAnsi="Noto Sans Symbols"/>
      </w:rPr>
    </w:lvl>
    <w:lvl w:ilvl="6">
      <w:start w:val="1"/>
      <w:numFmt w:val="bullet"/>
      <w:lvlText w:val="●"/>
      <w:lvlJc w:val="left"/>
      <w:pPr>
        <w:ind w:left="5665" w:hanging="360"/>
      </w:pPr>
      <w:rPr>
        <w:rFonts w:ascii="Noto Sans Symbols" w:cs="Noto Sans Symbols" w:eastAsia="Noto Sans Symbols" w:hAnsi="Noto Sans Symbols"/>
      </w:rPr>
    </w:lvl>
    <w:lvl w:ilvl="7">
      <w:start w:val="1"/>
      <w:numFmt w:val="bullet"/>
      <w:lvlText w:val="o"/>
      <w:lvlJc w:val="left"/>
      <w:pPr>
        <w:ind w:left="6385" w:hanging="360"/>
      </w:pPr>
      <w:rPr>
        <w:rFonts w:ascii="Courier New" w:cs="Courier New" w:eastAsia="Courier New" w:hAnsi="Courier New"/>
      </w:rPr>
    </w:lvl>
    <w:lvl w:ilvl="8">
      <w:start w:val="1"/>
      <w:numFmt w:val="bullet"/>
      <w:lvlText w:val="▪"/>
      <w:lvlJc w:val="left"/>
      <w:pPr>
        <w:ind w:left="710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1077" w:hanging="360"/>
      </w:pPr>
      <w:rPr>
        <w:rFonts w:ascii="Noto Sans Symbols" w:cs="Noto Sans Symbols" w:eastAsia="Noto Sans Symbols" w:hAnsi="Noto Sans Symbols"/>
      </w:rPr>
    </w:lvl>
    <w:lvl w:ilvl="1">
      <w:start w:val="1"/>
      <w:numFmt w:val="bullet"/>
      <w:lvlText w:val="o"/>
      <w:lvlJc w:val="left"/>
      <w:pPr>
        <w:ind w:left="1797" w:hanging="360"/>
      </w:pPr>
      <w:rPr>
        <w:rFonts w:ascii="Courier New" w:cs="Courier New" w:eastAsia="Courier New" w:hAnsi="Courier New"/>
      </w:rPr>
    </w:lvl>
    <w:lvl w:ilvl="2">
      <w:start w:val="1"/>
      <w:numFmt w:val="bullet"/>
      <w:lvlText w:val="▪"/>
      <w:lvlJc w:val="left"/>
      <w:pPr>
        <w:ind w:left="2517" w:hanging="360"/>
      </w:pPr>
      <w:rPr>
        <w:rFonts w:ascii="Noto Sans Symbols" w:cs="Noto Sans Symbols" w:eastAsia="Noto Sans Symbols" w:hAnsi="Noto Sans Symbols"/>
      </w:rPr>
    </w:lvl>
    <w:lvl w:ilvl="3">
      <w:start w:val="1"/>
      <w:numFmt w:val="bullet"/>
      <w:lvlText w:val="●"/>
      <w:lvlJc w:val="left"/>
      <w:pPr>
        <w:ind w:left="3237" w:hanging="360"/>
      </w:pPr>
      <w:rPr>
        <w:rFonts w:ascii="Noto Sans Symbols" w:cs="Noto Sans Symbols" w:eastAsia="Noto Sans Symbols" w:hAnsi="Noto Sans Symbols"/>
      </w:rPr>
    </w:lvl>
    <w:lvl w:ilvl="4">
      <w:start w:val="1"/>
      <w:numFmt w:val="bullet"/>
      <w:lvlText w:val="o"/>
      <w:lvlJc w:val="left"/>
      <w:pPr>
        <w:ind w:left="3957" w:hanging="360"/>
      </w:pPr>
      <w:rPr>
        <w:rFonts w:ascii="Courier New" w:cs="Courier New" w:eastAsia="Courier New" w:hAnsi="Courier New"/>
      </w:rPr>
    </w:lvl>
    <w:lvl w:ilvl="5">
      <w:start w:val="1"/>
      <w:numFmt w:val="bullet"/>
      <w:lvlText w:val="▪"/>
      <w:lvlJc w:val="left"/>
      <w:pPr>
        <w:ind w:left="4677" w:hanging="360"/>
      </w:pPr>
      <w:rPr>
        <w:rFonts w:ascii="Noto Sans Symbols" w:cs="Noto Sans Symbols" w:eastAsia="Noto Sans Symbols" w:hAnsi="Noto Sans Symbols"/>
      </w:rPr>
    </w:lvl>
    <w:lvl w:ilvl="6">
      <w:start w:val="1"/>
      <w:numFmt w:val="bullet"/>
      <w:lvlText w:val="●"/>
      <w:lvlJc w:val="left"/>
      <w:pPr>
        <w:ind w:left="5397" w:hanging="360"/>
      </w:pPr>
      <w:rPr>
        <w:rFonts w:ascii="Noto Sans Symbols" w:cs="Noto Sans Symbols" w:eastAsia="Noto Sans Symbols" w:hAnsi="Noto Sans Symbols"/>
      </w:rPr>
    </w:lvl>
    <w:lvl w:ilvl="7">
      <w:start w:val="1"/>
      <w:numFmt w:val="bullet"/>
      <w:lvlText w:val="o"/>
      <w:lvlJc w:val="left"/>
      <w:pPr>
        <w:ind w:left="6117" w:hanging="360"/>
      </w:pPr>
      <w:rPr>
        <w:rFonts w:ascii="Courier New" w:cs="Courier New" w:eastAsia="Courier New" w:hAnsi="Courier New"/>
      </w:rPr>
    </w:lvl>
    <w:lvl w:ilvl="8">
      <w:start w:val="1"/>
      <w:numFmt w:val="bullet"/>
      <w:lvlText w:val="▪"/>
      <w:lvlJc w:val="left"/>
      <w:pPr>
        <w:ind w:left="6837" w:hanging="360"/>
      </w:pPr>
      <w:rPr>
        <w:rFonts w:ascii="Noto Sans Symbols" w:cs="Noto Sans Symbols" w:eastAsia="Noto Sans Symbols" w:hAnsi="Noto Sans Symbols"/>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sz w:val="22"/>
        <w:szCs w:val="22"/>
      </w:rPr>
    </w:lvl>
    <w:lvl w:ilvl="2">
      <w:start w:val="1"/>
      <w:numFmt w:val="decimal"/>
      <w:lvlText w:val="%1.%2.%3"/>
      <w:lvlJc w:val="left"/>
      <w:pPr>
        <w:ind w:left="720" w:hanging="720"/>
      </w:pPr>
      <w:rPr>
        <w:rFonts w:ascii="Arial" w:cs="Arial" w:eastAsia="Arial" w:hAnsi="Arial"/>
        <w:b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GB"/>
      </w:rPr>
    </w:rPrDefault>
    <w:pPrDefault>
      <w:pPr>
        <w:spacing w:after="24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tabs>
        <w:tab w:val="left" w:leader="none" w:pos="400"/>
        <w:tab w:val="left" w:leader="none" w:pos="560"/>
      </w:tabs>
      <w:spacing w:before="270" w:line="270" w:lineRule="auto"/>
      <w:ind w:left="720" w:hanging="360"/>
    </w:pPr>
    <w:rPr>
      <w:b w:val="1"/>
      <w:sz w:val="24"/>
      <w:szCs w:val="24"/>
    </w:rPr>
  </w:style>
  <w:style w:type="paragraph" w:styleId="Heading2">
    <w:name w:val="heading 2"/>
    <w:basedOn w:val="Normal"/>
    <w:next w:val="Normal"/>
    <w:pPr>
      <w:keepNext w:val="1"/>
      <w:tabs>
        <w:tab w:val="left" w:leader="none" w:pos="540"/>
        <w:tab w:val="left" w:leader="none" w:pos="700"/>
      </w:tabs>
      <w:spacing w:before="60" w:line="250" w:lineRule="auto"/>
      <w:ind w:left="720" w:hanging="360"/>
    </w:pPr>
    <w:rPr>
      <w:b w:val="1"/>
      <w:sz w:val="22"/>
      <w:szCs w:val="22"/>
    </w:rPr>
  </w:style>
  <w:style w:type="paragraph" w:styleId="Heading3">
    <w:name w:val="heading 3"/>
    <w:basedOn w:val="Normal"/>
    <w:next w:val="Normal"/>
    <w:pPr>
      <w:keepNext w:val="1"/>
      <w:tabs>
        <w:tab w:val="left" w:leader="none" w:pos="660"/>
        <w:tab w:val="left" w:leader="none" w:pos="880"/>
      </w:tabs>
      <w:spacing w:before="60" w:line="230" w:lineRule="auto"/>
      <w:ind w:left="720" w:hanging="360"/>
      <w:jc w:val="left"/>
    </w:pPr>
    <w:rPr>
      <w:b w:val="1"/>
      <w:sz w:val="20"/>
      <w:szCs w:val="20"/>
    </w:rPr>
  </w:style>
  <w:style w:type="paragraph" w:styleId="Heading4">
    <w:name w:val="heading 4"/>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5">
    <w:name w:val="heading 5"/>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6">
    <w:name w:val="heading 6"/>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400"/>
        <w:tab w:val="left" w:leader="none" w:pos="560"/>
      </w:tabs>
      <w:spacing w:before="270" w:line="270" w:lineRule="auto"/>
      <w:ind w:left="720" w:hanging="360"/>
    </w:pPr>
    <w:rPr>
      <w:b w:val="1"/>
      <w:sz w:val="24"/>
      <w:szCs w:val="24"/>
    </w:rPr>
  </w:style>
  <w:style w:type="paragraph" w:styleId="Heading2">
    <w:name w:val="heading 2"/>
    <w:basedOn w:val="Normal"/>
    <w:next w:val="Normal"/>
    <w:pPr>
      <w:keepNext w:val="1"/>
      <w:tabs>
        <w:tab w:val="left" w:leader="none" w:pos="540"/>
        <w:tab w:val="left" w:leader="none" w:pos="700"/>
      </w:tabs>
      <w:spacing w:before="60" w:line="250" w:lineRule="auto"/>
      <w:ind w:left="720" w:hanging="360"/>
    </w:pPr>
    <w:rPr>
      <w:b w:val="1"/>
      <w:sz w:val="22"/>
      <w:szCs w:val="22"/>
    </w:rPr>
  </w:style>
  <w:style w:type="paragraph" w:styleId="Heading3">
    <w:name w:val="heading 3"/>
    <w:basedOn w:val="Normal"/>
    <w:next w:val="Normal"/>
    <w:pPr>
      <w:keepNext w:val="1"/>
      <w:tabs>
        <w:tab w:val="left" w:leader="none" w:pos="660"/>
        <w:tab w:val="left" w:leader="none" w:pos="880"/>
      </w:tabs>
      <w:spacing w:before="60" w:line="230" w:lineRule="auto"/>
      <w:ind w:left="720" w:hanging="360"/>
      <w:jc w:val="left"/>
    </w:pPr>
    <w:rPr>
      <w:b w:val="1"/>
      <w:sz w:val="20"/>
      <w:szCs w:val="20"/>
    </w:rPr>
  </w:style>
  <w:style w:type="paragraph" w:styleId="Heading4">
    <w:name w:val="heading 4"/>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5">
    <w:name w:val="heading 5"/>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6">
    <w:name w:val="heading 6"/>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400"/>
        <w:tab w:val="left" w:leader="none" w:pos="560"/>
      </w:tabs>
      <w:spacing w:before="270" w:line="270" w:lineRule="auto"/>
      <w:ind w:left="720" w:hanging="360"/>
    </w:pPr>
    <w:rPr>
      <w:b w:val="1"/>
      <w:sz w:val="24"/>
      <w:szCs w:val="24"/>
    </w:rPr>
  </w:style>
  <w:style w:type="paragraph" w:styleId="Heading2">
    <w:name w:val="heading 2"/>
    <w:basedOn w:val="Normal"/>
    <w:next w:val="Normal"/>
    <w:pPr>
      <w:keepNext w:val="1"/>
      <w:tabs>
        <w:tab w:val="left" w:leader="none" w:pos="540"/>
        <w:tab w:val="left" w:leader="none" w:pos="700"/>
      </w:tabs>
      <w:spacing w:before="60" w:line="250" w:lineRule="auto"/>
      <w:ind w:left="720" w:hanging="360"/>
    </w:pPr>
    <w:rPr>
      <w:b w:val="1"/>
      <w:sz w:val="22"/>
      <w:szCs w:val="22"/>
    </w:rPr>
  </w:style>
  <w:style w:type="paragraph" w:styleId="Heading3">
    <w:name w:val="heading 3"/>
    <w:basedOn w:val="Normal"/>
    <w:next w:val="Normal"/>
    <w:pPr>
      <w:keepNext w:val="1"/>
      <w:tabs>
        <w:tab w:val="left" w:leader="none" w:pos="660"/>
        <w:tab w:val="left" w:leader="none" w:pos="880"/>
      </w:tabs>
      <w:spacing w:before="60" w:line="230" w:lineRule="auto"/>
      <w:ind w:left="720" w:hanging="360"/>
      <w:jc w:val="left"/>
    </w:pPr>
    <w:rPr>
      <w:b w:val="1"/>
      <w:sz w:val="20"/>
      <w:szCs w:val="20"/>
    </w:rPr>
  </w:style>
  <w:style w:type="paragraph" w:styleId="Heading4">
    <w:name w:val="heading 4"/>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5">
    <w:name w:val="heading 5"/>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6">
    <w:name w:val="heading 6"/>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400"/>
        <w:tab w:val="left" w:leader="none" w:pos="560"/>
      </w:tabs>
      <w:spacing w:before="270" w:line="270" w:lineRule="auto"/>
      <w:ind w:left="720" w:hanging="360"/>
    </w:pPr>
    <w:rPr>
      <w:b w:val="1"/>
      <w:sz w:val="24"/>
      <w:szCs w:val="24"/>
    </w:rPr>
  </w:style>
  <w:style w:type="paragraph" w:styleId="Heading2">
    <w:name w:val="heading 2"/>
    <w:basedOn w:val="Normal"/>
    <w:next w:val="Normal"/>
    <w:pPr>
      <w:keepNext w:val="1"/>
      <w:tabs>
        <w:tab w:val="left" w:leader="none" w:pos="540"/>
        <w:tab w:val="left" w:leader="none" w:pos="700"/>
        <w:tab w:val="left" w:leader="none" w:pos="400"/>
        <w:tab w:val="left" w:leader="none" w:pos="560"/>
        <w:tab w:val="left" w:leader="none" w:pos="400"/>
        <w:tab w:val="left" w:leader="none" w:pos="560"/>
      </w:tabs>
      <w:spacing w:before="60" w:line="250" w:lineRule="auto"/>
    </w:pPr>
    <w:rPr>
      <w:b w:val="1"/>
      <w:sz w:val="22"/>
      <w:szCs w:val="22"/>
    </w:rPr>
  </w:style>
  <w:style w:type="paragraph" w:styleId="Heading3">
    <w:name w:val="heading 3"/>
    <w:basedOn w:val="Normal"/>
    <w:next w:val="Normal"/>
    <w:pPr>
      <w:keepNext w:val="1"/>
      <w:tabs>
        <w:tab w:val="left" w:leader="none" w:pos="660"/>
        <w:tab w:val="left" w:leader="none" w:pos="880"/>
      </w:tabs>
      <w:spacing w:before="60" w:line="230" w:lineRule="auto"/>
      <w:ind w:left="720" w:hanging="360"/>
      <w:jc w:val="left"/>
    </w:pPr>
    <w:rPr>
      <w:b w:val="1"/>
      <w:sz w:val="20"/>
      <w:szCs w:val="20"/>
    </w:rPr>
  </w:style>
  <w:style w:type="paragraph" w:styleId="Heading4">
    <w:name w:val="heading 4"/>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5">
    <w:name w:val="heading 5"/>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Heading6">
    <w:name w:val="heading 6"/>
    <w:basedOn w:val="Normal"/>
    <w:next w:val="Normal"/>
    <w:pPr>
      <w:keepNext w:val="1"/>
      <w:tabs>
        <w:tab w:val="left" w:leader="none" w:pos="940"/>
        <w:tab w:val="left" w:leader="none" w:pos="1140"/>
        <w:tab w:val="left" w:leader="none" w:pos="1360"/>
      </w:tabs>
      <w:spacing w:before="60" w:line="230" w:lineRule="auto"/>
      <w:ind w:left="720" w:hanging="360"/>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400"/>
        <w:tab w:val="left" w:leader="none" w:pos="560"/>
      </w:tabs>
      <w:spacing w:before="270" w:line="270" w:lineRule="auto"/>
      <w:ind w:left="810" w:hanging="360"/>
    </w:pPr>
    <w:rPr>
      <w:b w:val="1"/>
      <w:sz w:val="24"/>
      <w:szCs w:val="24"/>
    </w:rPr>
  </w:style>
  <w:style w:type="paragraph" w:styleId="Heading2">
    <w:name w:val="heading 2"/>
    <w:basedOn w:val="Normal"/>
    <w:next w:val="Normal"/>
    <w:pPr>
      <w:keepNext w:val="1"/>
      <w:tabs>
        <w:tab w:val="left" w:leader="none" w:pos="540"/>
        <w:tab w:val="left" w:leader="none" w:pos="700"/>
      </w:tabs>
      <w:spacing w:before="60" w:line="250" w:lineRule="auto"/>
      <w:ind w:left="810" w:hanging="360"/>
    </w:pPr>
    <w:rPr>
      <w:b w:val="1"/>
      <w:sz w:val="22"/>
      <w:szCs w:val="22"/>
    </w:rPr>
  </w:style>
  <w:style w:type="paragraph" w:styleId="Heading3">
    <w:name w:val="heading 3"/>
    <w:basedOn w:val="Normal"/>
    <w:next w:val="Normal"/>
    <w:pPr>
      <w:keepNext w:val="1"/>
      <w:tabs>
        <w:tab w:val="left" w:leader="none" w:pos="660"/>
        <w:tab w:val="left" w:leader="none" w:pos="880"/>
      </w:tabs>
      <w:spacing w:before="60" w:line="230" w:lineRule="auto"/>
      <w:ind w:left="810" w:hanging="360"/>
      <w:jc w:val="left"/>
    </w:pPr>
    <w:rPr>
      <w:b w:val="1"/>
      <w:sz w:val="20"/>
      <w:szCs w:val="20"/>
    </w:rPr>
  </w:style>
  <w:style w:type="paragraph" w:styleId="Heading4">
    <w:name w:val="heading 4"/>
    <w:basedOn w:val="Normal"/>
    <w:next w:val="Normal"/>
    <w:pPr>
      <w:keepNext w:val="1"/>
      <w:tabs>
        <w:tab w:val="left" w:leader="none" w:pos="940"/>
        <w:tab w:val="left" w:leader="none" w:pos="1140"/>
        <w:tab w:val="left" w:leader="none" w:pos="1360"/>
      </w:tabs>
      <w:spacing w:before="60" w:line="230" w:lineRule="auto"/>
      <w:ind w:left="810" w:hanging="360"/>
      <w:jc w:val="left"/>
    </w:pPr>
    <w:rPr>
      <w:b w:val="1"/>
      <w:sz w:val="20"/>
      <w:szCs w:val="20"/>
    </w:rPr>
  </w:style>
  <w:style w:type="paragraph" w:styleId="Heading5">
    <w:name w:val="heading 5"/>
    <w:basedOn w:val="Normal"/>
    <w:next w:val="Normal"/>
    <w:pPr>
      <w:keepNext w:val="1"/>
      <w:tabs>
        <w:tab w:val="left" w:leader="none" w:pos="940"/>
        <w:tab w:val="left" w:leader="none" w:pos="1140"/>
        <w:tab w:val="left" w:leader="none" w:pos="1360"/>
      </w:tabs>
      <w:spacing w:before="60" w:line="230" w:lineRule="auto"/>
      <w:ind w:left="810" w:hanging="360"/>
      <w:jc w:val="left"/>
    </w:pPr>
    <w:rPr>
      <w:b w:val="1"/>
      <w:sz w:val="20"/>
      <w:szCs w:val="20"/>
    </w:rPr>
  </w:style>
  <w:style w:type="paragraph" w:styleId="Heading6">
    <w:name w:val="heading 6"/>
    <w:basedOn w:val="Normal"/>
    <w:next w:val="Normal"/>
    <w:pPr>
      <w:keepNext w:val="1"/>
      <w:tabs>
        <w:tab w:val="left" w:leader="none" w:pos="940"/>
        <w:tab w:val="left" w:leader="none" w:pos="1140"/>
        <w:tab w:val="left" w:leader="none" w:pos="1360"/>
      </w:tabs>
      <w:spacing w:before="60" w:line="230" w:lineRule="auto"/>
      <w:ind w:left="810" w:hanging="360"/>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00"/>
        <w:tab w:val="left" w:pos="560"/>
      </w:tabs>
      <w:spacing w:before="270" w:line="270" w:lineRule="auto"/>
      <w:ind w:left="432" w:hanging="432"/>
    </w:pPr>
    <w:rPr>
      <w:b w:val="1"/>
      <w:sz w:val="24"/>
      <w:szCs w:val="24"/>
    </w:rPr>
  </w:style>
  <w:style w:type="paragraph" w:styleId="Heading2">
    <w:name w:val="heading 2"/>
    <w:basedOn w:val="Normal"/>
    <w:next w:val="Normal"/>
    <w:pPr>
      <w:keepNext w:val="1"/>
      <w:tabs>
        <w:tab w:val="left" w:pos="540"/>
        <w:tab w:val="left" w:pos="700"/>
      </w:tabs>
      <w:spacing w:before="60" w:line="250" w:lineRule="auto"/>
      <w:ind w:left="432" w:hanging="432"/>
    </w:pPr>
    <w:rPr>
      <w:b w:val="1"/>
      <w:sz w:val="22"/>
      <w:szCs w:val="22"/>
    </w:rPr>
  </w:style>
  <w:style w:type="paragraph" w:styleId="Heading3">
    <w:name w:val="heading 3"/>
    <w:basedOn w:val="Normal"/>
    <w:next w:val="Normal"/>
    <w:pPr>
      <w:keepNext w:val="1"/>
      <w:tabs>
        <w:tab w:val="left" w:pos="660"/>
        <w:tab w:val="left" w:pos="880"/>
      </w:tabs>
      <w:spacing w:before="60" w:line="240" w:lineRule="auto"/>
      <w:ind w:left="432" w:hanging="432"/>
      <w:jc w:val="left"/>
    </w:pPr>
    <w:rPr>
      <w:b w:val="1"/>
      <w:sz w:val="20"/>
      <w:szCs w:val="20"/>
    </w:rPr>
  </w:style>
  <w:style w:type="paragraph" w:styleId="Heading4">
    <w:name w:val="heading 4"/>
    <w:basedOn w:val="Normal"/>
    <w:next w:val="Normal"/>
    <w:pPr>
      <w:keepNext w:val="1"/>
      <w:tabs>
        <w:tab w:val="left" w:pos="940"/>
        <w:tab w:val="left" w:pos="1140"/>
        <w:tab w:val="left" w:pos="1360"/>
      </w:tabs>
      <w:spacing w:before="60" w:line="240" w:lineRule="auto"/>
      <w:ind w:left="432" w:hanging="432"/>
      <w:jc w:val="left"/>
    </w:pPr>
    <w:rPr>
      <w:b w:val="1"/>
      <w:sz w:val="20"/>
      <w:szCs w:val="20"/>
    </w:rPr>
  </w:style>
  <w:style w:type="paragraph" w:styleId="Heading5">
    <w:name w:val="heading 5"/>
    <w:basedOn w:val="Normal"/>
    <w:next w:val="Normal"/>
    <w:pPr>
      <w:keepNext w:val="1"/>
      <w:tabs>
        <w:tab w:val="left" w:pos="940"/>
        <w:tab w:val="left" w:pos="1140"/>
        <w:tab w:val="left" w:pos="1360"/>
      </w:tabs>
      <w:spacing w:before="60" w:line="240" w:lineRule="auto"/>
      <w:ind w:left="432" w:hanging="432"/>
      <w:jc w:val="left"/>
    </w:pPr>
    <w:rPr>
      <w:b w:val="1"/>
      <w:sz w:val="20"/>
      <w:szCs w:val="20"/>
    </w:rPr>
  </w:style>
  <w:style w:type="paragraph" w:styleId="Heading6">
    <w:name w:val="heading 6"/>
    <w:basedOn w:val="Normal"/>
    <w:next w:val="Normal"/>
    <w:pPr>
      <w:keepNext w:val="1"/>
      <w:tabs>
        <w:tab w:val="left" w:pos="940"/>
        <w:tab w:val="left" w:pos="1140"/>
        <w:tab w:val="left" w:pos="1360"/>
      </w:tabs>
      <w:spacing w:before="60" w:line="240" w:lineRule="auto"/>
      <w:ind w:left="432" w:hanging="432"/>
      <w:jc w:val="left"/>
    </w:pPr>
    <w:rPr>
      <w:b w:val="1"/>
      <w:sz w:val="20"/>
      <w:szCs w:val="20"/>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rsid w:val="00994D01"/>
    <w:pPr>
      <w:spacing w:after="240" w:line="230" w:lineRule="atLeast"/>
      <w:jc w:val="both"/>
    </w:pPr>
    <w:rPr>
      <w:rFonts w:ascii="Arial" w:cs="Times New Roman" w:eastAsia="MS Mincho" w:hAnsi="Arial"/>
      <w:sz w:val="20"/>
      <w:szCs w:val="20"/>
      <w:lang w:eastAsia="ja-JP" w:val="en-GB"/>
    </w:rPr>
  </w:style>
  <w:style w:type="paragraph" w:styleId="Heading1">
    <w:name w:val="heading 1"/>
    <w:basedOn w:val="Normal"/>
    <w:next w:val="Normal"/>
    <w:link w:val="Heading1Char"/>
    <w:uiPriority w:val="9"/>
    <w:qFormat w:val="1"/>
    <w:rsid w:val="00994D01"/>
    <w:pPr>
      <w:keepNext w:val="1"/>
      <w:numPr>
        <w:numId w:val="15"/>
      </w:numPr>
      <w:tabs>
        <w:tab w:val="left" w:pos="400"/>
        <w:tab w:val="left" w:pos="560"/>
      </w:tabs>
      <w:suppressAutoHyphens w:val="1"/>
      <w:spacing w:before="270" w:line="270" w:lineRule="exact"/>
      <w:outlineLvl w:val="0"/>
    </w:pPr>
    <w:rPr>
      <w:b w:val="1"/>
      <w:bCs w:val="1"/>
      <w:sz w:val="24"/>
    </w:rPr>
  </w:style>
  <w:style w:type="paragraph" w:styleId="Heading2">
    <w:name w:val="heading 2"/>
    <w:basedOn w:val="Heading1"/>
    <w:next w:val="Normal"/>
    <w:link w:val="Heading2Char"/>
    <w:qFormat w:val="1"/>
    <w:rsid w:val="00994D01"/>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val="1"/>
    <w:rsid w:val="00994D01"/>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val="1"/>
    <w:rsid w:val="00994D01"/>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val="1"/>
    <w:rsid w:val="00994D01"/>
    <w:pPr>
      <w:numPr>
        <w:ilvl w:val="4"/>
      </w:numPr>
      <w:tabs>
        <w:tab w:val="clear" w:pos="940"/>
        <w:tab w:val="clear" w:pos="1140"/>
        <w:tab w:val="clear" w:pos="1360"/>
      </w:tabs>
      <w:outlineLvl w:val="4"/>
    </w:pPr>
  </w:style>
  <w:style w:type="paragraph" w:styleId="Heading6">
    <w:name w:val="heading 6"/>
    <w:basedOn w:val="Heading5"/>
    <w:next w:val="Normal"/>
    <w:link w:val="Heading6Char"/>
    <w:qFormat w:val="1"/>
    <w:rsid w:val="00994D01"/>
    <w:pPr>
      <w:numPr>
        <w:ilvl w:val="5"/>
      </w:numPr>
      <w:outlineLvl w:val="5"/>
    </w:pPr>
  </w:style>
  <w:style w:type="paragraph" w:styleId="Heading7">
    <w:name w:val="heading 7"/>
    <w:basedOn w:val="Heading6"/>
    <w:next w:val="Normal"/>
    <w:link w:val="Heading7Char"/>
    <w:qFormat w:val="1"/>
    <w:rsid w:val="00994D01"/>
    <w:pPr>
      <w:numPr>
        <w:ilvl w:val="6"/>
      </w:numPr>
      <w:outlineLvl w:val="6"/>
    </w:pPr>
  </w:style>
  <w:style w:type="paragraph" w:styleId="Heading8">
    <w:name w:val="heading 8"/>
    <w:basedOn w:val="Heading6"/>
    <w:next w:val="Normal"/>
    <w:link w:val="Heading8Char"/>
    <w:qFormat w:val="1"/>
    <w:rsid w:val="00994D01"/>
    <w:pPr>
      <w:numPr>
        <w:ilvl w:val="7"/>
      </w:numPr>
      <w:outlineLvl w:val="7"/>
    </w:pPr>
  </w:style>
  <w:style w:type="paragraph" w:styleId="Heading9">
    <w:name w:val="heading 9"/>
    <w:basedOn w:val="Heading6"/>
    <w:next w:val="Normal"/>
    <w:link w:val="Heading9Char"/>
    <w:qFormat w:val="1"/>
    <w:rsid w:val="00994D01"/>
    <w:pPr>
      <w:numPr>
        <w:ilvl w:val="8"/>
      </w:numPr>
      <w:outlineLvl w:val="8"/>
    </w:p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qFormat w:val="1"/>
    <w:rsid w:val="0064433A"/>
    <w:pPr>
      <w:suppressAutoHyphens w:val="1"/>
      <w:spacing w:after="0" w:line="240" w:lineRule="auto"/>
      <w:ind w:left="720"/>
      <w:contextualSpacing w:val="1"/>
    </w:pPr>
    <w:rPr>
      <w:rFonts w:ascii="Times New Roman" w:eastAsia="Times New Roman" w:hAnsi="Times New Roman"/>
      <w:sz w:val="24"/>
      <w:szCs w:val="24"/>
      <w:lang w:eastAsia="ar-SA"/>
    </w:rPr>
  </w:style>
  <w:style w:type="paragraph" w:styleId="NoSpacing">
    <w:name w:val="No Spacing"/>
    <w:uiPriority w:val="1"/>
    <w:qFormat w:val="1"/>
    <w:rsid w:val="0064433A"/>
    <w:pPr>
      <w:spacing w:after="0" w:line="240" w:lineRule="auto"/>
    </w:pPr>
  </w:style>
  <w:style w:type="character" w:styleId="Heading1Char" w:customStyle="1">
    <w:name w:val="Heading 1 Char"/>
    <w:basedOn w:val="DefaultParagraphFont"/>
    <w:link w:val="Heading1"/>
    <w:uiPriority w:val="9"/>
    <w:rsid w:val="00994D01"/>
    <w:rPr>
      <w:rFonts w:ascii="Arial" w:cs="Times New Roman" w:eastAsia="MS Mincho" w:hAnsi="Arial"/>
      <w:b w:val="1"/>
      <w:bCs w:val="1"/>
      <w:sz w:val="24"/>
      <w:szCs w:val="20"/>
      <w:lang w:eastAsia="ja-JP" w:val="en-GB"/>
    </w:rPr>
  </w:style>
  <w:style w:type="character" w:styleId="Heading2Char" w:customStyle="1">
    <w:name w:val="Heading 2 Char"/>
    <w:basedOn w:val="DefaultParagraphFont"/>
    <w:link w:val="Heading2"/>
    <w:rsid w:val="00994D01"/>
    <w:rPr>
      <w:rFonts w:ascii="Arial" w:cs="Times New Roman" w:eastAsia="MS Mincho" w:hAnsi="Arial"/>
      <w:b w:val="1"/>
      <w:bCs w:val="1"/>
      <w:szCs w:val="20"/>
      <w:lang w:eastAsia="ja-JP" w:val="en-GB"/>
    </w:rPr>
  </w:style>
  <w:style w:type="character" w:styleId="Heading3Char" w:customStyle="1">
    <w:name w:val="Heading 3 Char"/>
    <w:basedOn w:val="DefaultParagraphFont"/>
    <w:link w:val="Heading3"/>
    <w:rsid w:val="00994D01"/>
    <w:rPr>
      <w:rFonts w:ascii="Arial" w:cs="Times New Roman" w:eastAsia="MS Mincho" w:hAnsi="Arial"/>
      <w:b w:val="1"/>
      <w:bCs w:val="1"/>
      <w:sz w:val="20"/>
      <w:szCs w:val="20"/>
      <w:lang w:eastAsia="ja-JP" w:val="en-GB"/>
    </w:rPr>
  </w:style>
  <w:style w:type="character" w:styleId="Heading4Char" w:customStyle="1">
    <w:name w:val="Heading 4 Char"/>
    <w:basedOn w:val="DefaultParagraphFont"/>
    <w:link w:val="Heading4"/>
    <w:rsid w:val="00994D01"/>
    <w:rPr>
      <w:rFonts w:ascii="Arial" w:cs="Times New Roman" w:eastAsia="MS Mincho" w:hAnsi="Arial"/>
      <w:b w:val="1"/>
      <w:bCs w:val="1"/>
      <w:sz w:val="20"/>
      <w:szCs w:val="20"/>
      <w:lang w:eastAsia="ja-JP" w:val="en-GB"/>
    </w:rPr>
  </w:style>
  <w:style w:type="character" w:styleId="Heading5Char" w:customStyle="1">
    <w:name w:val="Heading 5 Char"/>
    <w:basedOn w:val="DefaultParagraphFont"/>
    <w:link w:val="Heading5"/>
    <w:rsid w:val="00994D01"/>
    <w:rPr>
      <w:rFonts w:ascii="Arial" w:cs="Times New Roman" w:eastAsia="MS Mincho" w:hAnsi="Arial"/>
      <w:b w:val="1"/>
      <w:bCs w:val="1"/>
      <w:sz w:val="20"/>
      <w:szCs w:val="20"/>
      <w:lang w:eastAsia="ja-JP" w:val="en-GB"/>
    </w:rPr>
  </w:style>
  <w:style w:type="character" w:styleId="Heading6Char" w:customStyle="1">
    <w:name w:val="Heading 6 Char"/>
    <w:basedOn w:val="DefaultParagraphFont"/>
    <w:link w:val="Heading6"/>
    <w:rsid w:val="00994D01"/>
    <w:rPr>
      <w:rFonts w:ascii="Arial" w:cs="Times New Roman" w:eastAsia="MS Mincho" w:hAnsi="Arial"/>
      <w:b w:val="1"/>
      <w:bCs w:val="1"/>
      <w:sz w:val="20"/>
      <w:szCs w:val="20"/>
      <w:lang w:eastAsia="ja-JP" w:val="en-GB"/>
    </w:rPr>
  </w:style>
  <w:style w:type="character" w:styleId="Heading7Char" w:customStyle="1">
    <w:name w:val="Heading 7 Char"/>
    <w:basedOn w:val="DefaultParagraphFont"/>
    <w:link w:val="Heading7"/>
    <w:rsid w:val="00994D01"/>
    <w:rPr>
      <w:rFonts w:ascii="Arial" w:cs="Times New Roman" w:eastAsia="MS Mincho" w:hAnsi="Arial"/>
      <w:b w:val="1"/>
      <w:bCs w:val="1"/>
      <w:sz w:val="20"/>
      <w:szCs w:val="20"/>
      <w:lang w:eastAsia="ja-JP" w:val="en-GB"/>
    </w:rPr>
  </w:style>
  <w:style w:type="character" w:styleId="Heading8Char" w:customStyle="1">
    <w:name w:val="Heading 8 Char"/>
    <w:basedOn w:val="DefaultParagraphFont"/>
    <w:link w:val="Heading8"/>
    <w:rsid w:val="00994D01"/>
    <w:rPr>
      <w:rFonts w:ascii="Arial" w:cs="Times New Roman" w:eastAsia="MS Mincho" w:hAnsi="Arial"/>
      <w:b w:val="1"/>
      <w:bCs w:val="1"/>
      <w:sz w:val="20"/>
      <w:szCs w:val="20"/>
      <w:lang w:eastAsia="ja-JP" w:val="en-GB"/>
    </w:rPr>
  </w:style>
  <w:style w:type="character" w:styleId="Heading9Char" w:customStyle="1">
    <w:name w:val="Heading 9 Char"/>
    <w:basedOn w:val="DefaultParagraphFont"/>
    <w:link w:val="Heading9"/>
    <w:rsid w:val="00994D01"/>
    <w:rPr>
      <w:rFonts w:ascii="Arial" w:cs="Times New Roman" w:eastAsia="MS Mincho" w:hAnsi="Arial"/>
      <w:b w:val="1"/>
      <w:bCs w:val="1"/>
      <w:sz w:val="20"/>
      <w:szCs w:val="20"/>
      <w:lang w:eastAsia="ja-JP" w:val="en-GB"/>
    </w:rPr>
  </w:style>
  <w:style w:type="paragraph" w:styleId="a2" w:customStyle="1">
    <w:name w:val="a2"/>
    <w:basedOn w:val="Heading2"/>
    <w:next w:val="Normal"/>
    <w:rsid w:val="00994D01"/>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styleId="a3" w:customStyle="1">
    <w:name w:val="a3"/>
    <w:basedOn w:val="Heading3"/>
    <w:next w:val="Normal"/>
    <w:rsid w:val="00994D01"/>
    <w:pPr>
      <w:numPr>
        <w:numId w:val="8"/>
      </w:numPr>
      <w:tabs>
        <w:tab w:val="clear" w:pos="660"/>
        <w:tab w:val="left" w:pos="640"/>
        <w:tab w:val="num" w:pos="720"/>
      </w:tabs>
      <w:spacing w:line="250" w:lineRule="exact"/>
      <w:ind w:left="0" w:firstLine="0"/>
    </w:pPr>
    <w:rPr>
      <w:sz w:val="22"/>
    </w:rPr>
  </w:style>
  <w:style w:type="paragraph" w:styleId="a4" w:customStyle="1">
    <w:name w:val="a4"/>
    <w:basedOn w:val="Heading4"/>
    <w:next w:val="Normal"/>
    <w:rsid w:val="00994D01"/>
    <w:pPr>
      <w:numPr>
        <w:numId w:val="8"/>
      </w:numPr>
      <w:tabs>
        <w:tab w:val="clear" w:pos="940"/>
        <w:tab w:val="clear" w:pos="1140"/>
        <w:tab w:val="clear" w:pos="1360"/>
        <w:tab w:val="left" w:pos="880"/>
        <w:tab w:val="num" w:pos="1080"/>
      </w:tabs>
      <w:ind w:left="0" w:firstLine="0"/>
    </w:pPr>
  </w:style>
  <w:style w:type="paragraph" w:styleId="a5" w:customStyle="1">
    <w:name w:val="a5"/>
    <w:basedOn w:val="Heading5"/>
    <w:next w:val="Normal"/>
    <w:rsid w:val="00994D01"/>
    <w:pPr>
      <w:numPr>
        <w:numId w:val="8"/>
      </w:numPr>
      <w:tabs>
        <w:tab w:val="num" w:pos="1080"/>
        <w:tab w:val="left" w:pos="1140"/>
        <w:tab w:val="left" w:pos="1360"/>
      </w:tabs>
    </w:pPr>
  </w:style>
  <w:style w:type="paragraph" w:styleId="a6" w:customStyle="1">
    <w:name w:val="a6"/>
    <w:basedOn w:val="Heading6"/>
    <w:next w:val="Normal"/>
    <w:rsid w:val="00994D01"/>
    <w:pPr>
      <w:numPr>
        <w:numId w:val="8"/>
      </w:numPr>
      <w:tabs>
        <w:tab w:val="left" w:pos="1140"/>
        <w:tab w:val="left" w:pos="1360"/>
        <w:tab w:val="num" w:pos="1440"/>
      </w:tabs>
    </w:pPr>
  </w:style>
  <w:style w:type="paragraph" w:styleId="ANNEX" w:customStyle="1">
    <w:name w:val="ANNEX"/>
    <w:basedOn w:val="Normal"/>
    <w:next w:val="Normal"/>
    <w:rsid w:val="00994D01"/>
    <w:pPr>
      <w:keepNext w:val="1"/>
      <w:pageBreakBefore w:val="1"/>
      <w:numPr>
        <w:numId w:val="8"/>
      </w:numPr>
      <w:spacing w:after="760" w:line="310" w:lineRule="exact"/>
      <w:ind w:left="0" w:firstLine="0"/>
      <w:jc w:val="center"/>
      <w:outlineLvl w:val="0"/>
    </w:pPr>
    <w:rPr>
      <w:b w:val="1"/>
      <w:sz w:val="28"/>
    </w:rPr>
  </w:style>
  <w:style w:type="paragraph" w:styleId="ANNEXN" w:customStyle="1">
    <w:name w:val="ANNEXN"/>
    <w:basedOn w:val="ANNEX"/>
    <w:next w:val="Normal"/>
    <w:rsid w:val="00994D01"/>
    <w:pPr>
      <w:numPr>
        <w:numId w:val="0"/>
      </w:numPr>
    </w:pPr>
  </w:style>
  <w:style w:type="paragraph" w:styleId="ANNEXZ" w:customStyle="1">
    <w:name w:val="ANNEXZ"/>
    <w:basedOn w:val="ANNEX"/>
    <w:next w:val="Normal"/>
    <w:rsid w:val="00994D01"/>
    <w:pPr>
      <w:numPr>
        <w:numId w:val="0"/>
      </w:numPr>
    </w:pPr>
  </w:style>
  <w:style w:type="paragraph" w:styleId="Bibliography1" w:customStyle="1">
    <w:name w:val="Bibliography1"/>
    <w:basedOn w:val="Normal"/>
    <w:rsid w:val="00994D01"/>
    <w:pPr>
      <w:numPr>
        <w:numId w:val="1"/>
      </w:numPr>
      <w:tabs>
        <w:tab w:val="left" w:pos="660"/>
      </w:tabs>
    </w:pPr>
  </w:style>
  <w:style w:type="paragraph" w:styleId="BlockText">
    <w:name w:val="Block Text"/>
    <w:basedOn w:val="Normal"/>
    <w:rsid w:val="00994D01"/>
    <w:pPr>
      <w:spacing w:after="120"/>
      <w:ind w:left="1440" w:right="1440"/>
    </w:pPr>
  </w:style>
  <w:style w:type="paragraph" w:styleId="BodyText">
    <w:name w:val="Body Text"/>
    <w:basedOn w:val="Normal"/>
    <w:link w:val="BodyTextChar"/>
    <w:rsid w:val="00994D01"/>
    <w:pPr>
      <w:spacing w:after="60" w:before="60" w:line="210" w:lineRule="atLeast"/>
    </w:pPr>
    <w:rPr>
      <w:sz w:val="18"/>
    </w:rPr>
  </w:style>
  <w:style w:type="character" w:styleId="BodyTextChar" w:customStyle="1">
    <w:name w:val="Body Text Char"/>
    <w:basedOn w:val="DefaultParagraphFont"/>
    <w:link w:val="BodyText"/>
    <w:rsid w:val="00994D01"/>
    <w:rPr>
      <w:rFonts w:ascii="Arial" w:cs="Times New Roman" w:eastAsia="MS Mincho" w:hAnsi="Arial"/>
      <w:sz w:val="18"/>
      <w:szCs w:val="20"/>
      <w:lang w:eastAsia="ja-JP" w:val="en-GB"/>
    </w:rPr>
  </w:style>
  <w:style w:type="paragraph" w:styleId="BodyText2">
    <w:name w:val="Body Text 2"/>
    <w:basedOn w:val="Normal"/>
    <w:link w:val="BodyText2Char"/>
    <w:uiPriority w:val="99"/>
    <w:rsid w:val="00994D01"/>
    <w:pPr>
      <w:spacing w:after="60" w:before="60" w:line="190" w:lineRule="atLeast"/>
    </w:pPr>
    <w:rPr>
      <w:sz w:val="16"/>
    </w:rPr>
  </w:style>
  <w:style w:type="character" w:styleId="BodyText2Char" w:customStyle="1">
    <w:name w:val="Body Text 2 Char"/>
    <w:basedOn w:val="DefaultParagraphFont"/>
    <w:link w:val="BodyText2"/>
    <w:uiPriority w:val="99"/>
    <w:rsid w:val="00994D01"/>
    <w:rPr>
      <w:rFonts w:ascii="Arial" w:cs="Times New Roman" w:eastAsia="MS Mincho" w:hAnsi="Arial"/>
      <w:sz w:val="16"/>
      <w:szCs w:val="20"/>
      <w:lang w:eastAsia="ja-JP" w:val="en-GB"/>
    </w:rPr>
  </w:style>
  <w:style w:type="paragraph" w:styleId="BodyText3">
    <w:name w:val="Body Text 3"/>
    <w:basedOn w:val="Normal"/>
    <w:link w:val="BodyText3Char"/>
    <w:uiPriority w:val="99"/>
    <w:rsid w:val="00994D01"/>
    <w:pPr>
      <w:spacing w:after="60" w:before="60" w:line="170" w:lineRule="atLeast"/>
    </w:pPr>
    <w:rPr>
      <w:sz w:val="14"/>
    </w:rPr>
  </w:style>
  <w:style w:type="character" w:styleId="BodyText3Char" w:customStyle="1">
    <w:name w:val="Body Text 3 Char"/>
    <w:basedOn w:val="DefaultParagraphFont"/>
    <w:link w:val="BodyText3"/>
    <w:uiPriority w:val="99"/>
    <w:rsid w:val="00994D01"/>
    <w:rPr>
      <w:rFonts w:ascii="Arial" w:cs="Times New Roman" w:eastAsia="MS Mincho" w:hAnsi="Arial"/>
      <w:sz w:val="14"/>
      <w:szCs w:val="20"/>
      <w:lang w:eastAsia="ja-JP" w:val="en-GB"/>
    </w:rPr>
  </w:style>
  <w:style w:type="paragraph" w:styleId="BodyTextFirstIndent">
    <w:name w:val="Body Text First Indent"/>
    <w:basedOn w:val="BodyText"/>
    <w:link w:val="BodyTextFirstIndentChar"/>
    <w:rsid w:val="00994D01"/>
    <w:pPr>
      <w:spacing w:after="120" w:before="0"/>
      <w:ind w:firstLine="210"/>
    </w:pPr>
  </w:style>
  <w:style w:type="character" w:styleId="BodyTextFirstIndentChar" w:customStyle="1">
    <w:name w:val="Body Text First Indent Char"/>
    <w:basedOn w:val="BodyTextChar"/>
    <w:link w:val="BodyTextFirstIndent"/>
    <w:rsid w:val="00994D01"/>
    <w:rPr>
      <w:rFonts w:ascii="Arial" w:cs="Times New Roman" w:eastAsia="MS Mincho" w:hAnsi="Arial"/>
      <w:sz w:val="18"/>
      <w:szCs w:val="20"/>
      <w:lang w:eastAsia="ja-JP" w:val="en-GB"/>
    </w:rPr>
  </w:style>
  <w:style w:type="paragraph" w:styleId="BodyTextIndent">
    <w:name w:val="Body Text Indent"/>
    <w:basedOn w:val="Normal"/>
    <w:link w:val="BodyTextIndentChar"/>
    <w:uiPriority w:val="99"/>
    <w:rsid w:val="00994D01"/>
    <w:pPr>
      <w:spacing w:after="120"/>
      <w:ind w:left="283"/>
    </w:pPr>
  </w:style>
  <w:style w:type="character" w:styleId="BodyTextIndentChar" w:customStyle="1">
    <w:name w:val="Body Text Indent Char"/>
    <w:basedOn w:val="DefaultParagraphFont"/>
    <w:link w:val="BodyTextIndent"/>
    <w:uiPriority w:val="99"/>
    <w:rsid w:val="00994D01"/>
    <w:rPr>
      <w:rFonts w:ascii="Arial" w:cs="Times New Roman" w:eastAsia="MS Mincho" w:hAnsi="Arial"/>
      <w:sz w:val="20"/>
      <w:szCs w:val="20"/>
      <w:lang w:eastAsia="ja-JP" w:val="en-GB"/>
    </w:rPr>
  </w:style>
  <w:style w:type="paragraph" w:styleId="BodyTextFirstIndent2">
    <w:name w:val="Body Text First Indent 2"/>
    <w:basedOn w:val="Normal"/>
    <w:link w:val="BodyTextFirstIndent2Char"/>
    <w:rsid w:val="00994D01"/>
    <w:pPr>
      <w:ind w:firstLine="210"/>
    </w:pPr>
  </w:style>
  <w:style w:type="character" w:styleId="BodyTextFirstIndent2Char" w:customStyle="1">
    <w:name w:val="Body Text First Indent 2 Char"/>
    <w:basedOn w:val="BodyTextIndentChar"/>
    <w:link w:val="BodyTextFirstIndent2"/>
    <w:rsid w:val="00994D01"/>
    <w:rPr>
      <w:rFonts w:ascii="Arial" w:cs="Times New Roman" w:eastAsia="MS Mincho" w:hAnsi="Arial"/>
      <w:sz w:val="20"/>
      <w:szCs w:val="20"/>
      <w:lang w:eastAsia="ja-JP" w:val="en-GB"/>
    </w:rPr>
  </w:style>
  <w:style w:type="paragraph" w:styleId="BodyTextIndent2">
    <w:name w:val="Body Text Indent 2"/>
    <w:basedOn w:val="Normal"/>
    <w:link w:val="BodyTextIndent2Char"/>
    <w:uiPriority w:val="99"/>
    <w:rsid w:val="00994D01"/>
    <w:pPr>
      <w:spacing w:after="120" w:line="480" w:lineRule="auto"/>
      <w:ind w:left="283"/>
    </w:pPr>
  </w:style>
  <w:style w:type="character" w:styleId="BodyTextIndent2Char" w:customStyle="1">
    <w:name w:val="Body Text Indent 2 Char"/>
    <w:basedOn w:val="DefaultParagraphFont"/>
    <w:link w:val="BodyTextIndent2"/>
    <w:uiPriority w:val="99"/>
    <w:rsid w:val="00994D01"/>
    <w:rPr>
      <w:rFonts w:ascii="Arial" w:cs="Times New Roman" w:eastAsia="MS Mincho" w:hAnsi="Arial"/>
      <w:sz w:val="20"/>
      <w:szCs w:val="20"/>
      <w:lang w:eastAsia="ja-JP" w:val="en-GB"/>
    </w:rPr>
  </w:style>
  <w:style w:type="paragraph" w:styleId="BodyTextIndent3">
    <w:name w:val="Body Text Indent 3"/>
    <w:basedOn w:val="Normal"/>
    <w:link w:val="BodyTextIndent3Char"/>
    <w:rsid w:val="00994D01"/>
    <w:pPr>
      <w:spacing w:after="120"/>
      <w:ind w:left="283"/>
    </w:pPr>
    <w:rPr>
      <w:sz w:val="16"/>
    </w:rPr>
  </w:style>
  <w:style w:type="character" w:styleId="BodyTextIndent3Char" w:customStyle="1">
    <w:name w:val="Body Text Indent 3 Char"/>
    <w:basedOn w:val="DefaultParagraphFont"/>
    <w:link w:val="BodyTextIndent3"/>
    <w:rsid w:val="00994D01"/>
    <w:rPr>
      <w:rFonts w:ascii="Arial" w:cs="Times New Roman" w:eastAsia="MS Mincho" w:hAnsi="Arial"/>
      <w:sz w:val="16"/>
      <w:szCs w:val="20"/>
      <w:lang w:eastAsia="ja-JP" w:val="en-GB"/>
    </w:rPr>
  </w:style>
  <w:style w:type="paragraph" w:styleId="Caption">
    <w:name w:val="caption"/>
    <w:basedOn w:val="Normal"/>
    <w:next w:val="Normal"/>
    <w:qFormat w:val="1"/>
    <w:rsid w:val="00994D01"/>
    <w:pPr>
      <w:spacing w:after="120" w:before="120"/>
    </w:pPr>
    <w:rPr>
      <w:b w:val="1"/>
    </w:rPr>
  </w:style>
  <w:style w:type="paragraph" w:styleId="Closing">
    <w:name w:val="Closing"/>
    <w:basedOn w:val="Normal"/>
    <w:link w:val="ClosingChar"/>
    <w:rsid w:val="00994D01"/>
    <w:pPr>
      <w:ind w:left="4252"/>
    </w:pPr>
  </w:style>
  <w:style w:type="character" w:styleId="ClosingChar" w:customStyle="1">
    <w:name w:val="Closing Char"/>
    <w:basedOn w:val="DefaultParagraphFont"/>
    <w:link w:val="Closing"/>
    <w:rsid w:val="00994D01"/>
    <w:rPr>
      <w:rFonts w:ascii="Arial" w:cs="Times New Roman" w:eastAsia="MS Mincho" w:hAnsi="Arial"/>
      <w:sz w:val="20"/>
      <w:szCs w:val="20"/>
      <w:lang w:eastAsia="ja-JP" w:val="en-GB"/>
    </w:rPr>
  </w:style>
  <w:style w:type="character" w:styleId="CommentReference">
    <w:name w:val="annotation reference"/>
    <w:uiPriority w:val="99"/>
    <w:rsid w:val="00994D01"/>
    <w:rPr>
      <w:noProof w:val="0"/>
      <w:sz w:val="16"/>
      <w:lang w:val="fr-FR"/>
    </w:rPr>
  </w:style>
  <w:style w:type="paragraph" w:styleId="CommentText">
    <w:name w:val="annotation text"/>
    <w:basedOn w:val="Normal"/>
    <w:link w:val="CommentTextChar"/>
    <w:uiPriority w:val="99"/>
    <w:rsid w:val="00994D01"/>
  </w:style>
  <w:style w:type="character" w:styleId="CommentTextChar" w:customStyle="1">
    <w:name w:val="Comment Text Char"/>
    <w:basedOn w:val="DefaultParagraphFont"/>
    <w:link w:val="CommentText"/>
    <w:uiPriority w:val="99"/>
    <w:rsid w:val="00994D01"/>
    <w:rPr>
      <w:rFonts w:ascii="Arial" w:cs="Times New Roman" w:eastAsia="MS Mincho" w:hAnsi="Arial"/>
      <w:sz w:val="20"/>
      <w:szCs w:val="20"/>
      <w:lang w:eastAsia="ja-JP" w:val="en-GB"/>
    </w:rPr>
  </w:style>
  <w:style w:type="paragraph" w:styleId="Date">
    <w:name w:val="Date"/>
    <w:basedOn w:val="Normal"/>
    <w:next w:val="Normal"/>
    <w:link w:val="DateChar"/>
    <w:rsid w:val="00994D01"/>
  </w:style>
  <w:style w:type="character" w:styleId="DateChar" w:customStyle="1">
    <w:name w:val="Date Char"/>
    <w:basedOn w:val="DefaultParagraphFont"/>
    <w:link w:val="Date"/>
    <w:rsid w:val="00994D01"/>
    <w:rPr>
      <w:rFonts w:ascii="Arial" w:cs="Times New Roman" w:eastAsia="MS Mincho" w:hAnsi="Arial"/>
      <w:sz w:val="20"/>
      <w:szCs w:val="20"/>
      <w:lang w:eastAsia="ja-JP" w:val="en-GB"/>
    </w:rPr>
  </w:style>
  <w:style w:type="paragraph" w:styleId="Definition" w:customStyle="1">
    <w:name w:val="Definition"/>
    <w:basedOn w:val="Normal"/>
    <w:next w:val="Normal"/>
    <w:rsid w:val="00994D01"/>
  </w:style>
  <w:style w:type="character" w:styleId="Defterms" w:customStyle="1">
    <w:name w:val="Defterms"/>
    <w:rsid w:val="00994D01"/>
    <w:rPr>
      <w:noProof w:val="0"/>
      <w:color w:val="auto"/>
      <w:lang w:val="fr-FR"/>
    </w:rPr>
  </w:style>
  <w:style w:type="paragraph" w:styleId="dl" w:customStyle="1">
    <w:name w:val="dl"/>
    <w:basedOn w:val="Normal"/>
    <w:rsid w:val="00994D01"/>
    <w:pPr>
      <w:ind w:left="800" w:hanging="400"/>
    </w:pPr>
  </w:style>
  <w:style w:type="paragraph" w:styleId="DocumentMap">
    <w:name w:val="Document Map"/>
    <w:basedOn w:val="Normal"/>
    <w:link w:val="DocumentMapChar"/>
    <w:semiHidden w:val="1"/>
    <w:rsid w:val="00994D01"/>
    <w:pPr>
      <w:shd w:color="auto" w:fill="000080" w:val="clear"/>
    </w:pPr>
    <w:rPr>
      <w:rFonts w:ascii="Tahoma" w:hAnsi="Tahoma"/>
    </w:rPr>
  </w:style>
  <w:style w:type="character" w:styleId="DocumentMapChar" w:customStyle="1">
    <w:name w:val="Document Map Char"/>
    <w:basedOn w:val="DefaultParagraphFont"/>
    <w:link w:val="DocumentMap"/>
    <w:semiHidden w:val="1"/>
    <w:rsid w:val="00994D01"/>
    <w:rPr>
      <w:rFonts w:ascii="Tahoma" w:cs="Times New Roman" w:eastAsia="MS Mincho" w:hAnsi="Tahoma"/>
      <w:sz w:val="20"/>
      <w:szCs w:val="20"/>
      <w:shd w:color="auto" w:fill="000080" w:val="clear"/>
      <w:lang w:eastAsia="ja-JP" w:val="en-GB"/>
    </w:rPr>
  </w:style>
  <w:style w:type="character" w:styleId="Emphasis">
    <w:name w:val="Emphasis"/>
    <w:qFormat w:val="1"/>
    <w:rsid w:val="00994D01"/>
    <w:rPr>
      <w:i w:val="1"/>
      <w:noProof w:val="0"/>
      <w:lang w:val="fr-FR"/>
    </w:rPr>
  </w:style>
  <w:style w:type="character" w:styleId="EndnoteReference">
    <w:name w:val="endnote reference"/>
    <w:semiHidden w:val="1"/>
    <w:rsid w:val="00994D01"/>
    <w:rPr>
      <w:noProof w:val="0"/>
      <w:vertAlign w:val="superscript"/>
      <w:lang w:val="fr-FR"/>
    </w:rPr>
  </w:style>
  <w:style w:type="paragraph" w:styleId="EndnoteText">
    <w:name w:val="endnote text"/>
    <w:basedOn w:val="Normal"/>
    <w:link w:val="EndnoteTextChar"/>
    <w:semiHidden w:val="1"/>
    <w:rsid w:val="00994D01"/>
  </w:style>
  <w:style w:type="character" w:styleId="EndnoteTextChar" w:customStyle="1">
    <w:name w:val="Endnote Text Char"/>
    <w:basedOn w:val="DefaultParagraphFont"/>
    <w:link w:val="EndnoteText"/>
    <w:semiHidden w:val="1"/>
    <w:rsid w:val="00994D01"/>
    <w:rPr>
      <w:rFonts w:ascii="Arial" w:cs="Times New Roman" w:eastAsia="MS Mincho" w:hAnsi="Arial"/>
      <w:sz w:val="20"/>
      <w:szCs w:val="20"/>
      <w:lang w:eastAsia="ja-JP" w:val="en-GB"/>
    </w:rPr>
  </w:style>
  <w:style w:type="paragraph" w:styleId="EnvelopeAddress">
    <w:name w:val="envelope address"/>
    <w:basedOn w:val="Normal"/>
    <w:rsid w:val="00994D01"/>
    <w:pPr>
      <w:framePr w:lines="0" w:w="7938" w:h="1985" w:hSpace="141" w:wrap="auto" w:hAnchor="page" w:xAlign="center" w:yAlign="bottom" w:hRule="exact"/>
      <w:ind w:left="2835"/>
    </w:pPr>
    <w:rPr>
      <w:sz w:val="24"/>
    </w:rPr>
  </w:style>
  <w:style w:type="paragraph" w:styleId="EnvelopeReturn">
    <w:name w:val="envelope return"/>
    <w:basedOn w:val="Normal"/>
    <w:rsid w:val="00994D01"/>
  </w:style>
  <w:style w:type="paragraph" w:styleId="Example" w:customStyle="1">
    <w:name w:val="Example"/>
    <w:basedOn w:val="Normal"/>
    <w:next w:val="Normal"/>
    <w:rsid w:val="00994D01"/>
    <w:pPr>
      <w:tabs>
        <w:tab w:val="left" w:pos="1360"/>
      </w:tabs>
      <w:spacing w:line="210" w:lineRule="atLeast"/>
    </w:pPr>
    <w:rPr>
      <w:sz w:val="18"/>
    </w:rPr>
  </w:style>
  <w:style w:type="character" w:styleId="ExtXref" w:customStyle="1">
    <w:name w:val="ExtXref"/>
    <w:rsid w:val="00994D01"/>
    <w:rPr>
      <w:noProof w:val="0"/>
      <w:color w:val="auto"/>
      <w:lang w:val="fr-FR"/>
    </w:rPr>
  </w:style>
  <w:style w:type="paragraph" w:styleId="Figurefootnote" w:customStyle="1">
    <w:name w:val="Figure footnote"/>
    <w:basedOn w:val="Normal"/>
    <w:rsid w:val="00994D01"/>
    <w:pPr>
      <w:keepNext w:val="1"/>
      <w:tabs>
        <w:tab w:val="left" w:pos="340"/>
      </w:tabs>
      <w:spacing w:after="60" w:line="210" w:lineRule="atLeast"/>
    </w:pPr>
    <w:rPr>
      <w:sz w:val="18"/>
    </w:rPr>
  </w:style>
  <w:style w:type="paragraph" w:styleId="Figuretitle" w:customStyle="1">
    <w:name w:val="Figure title"/>
    <w:basedOn w:val="Normal"/>
    <w:next w:val="Normal"/>
    <w:rsid w:val="00994D01"/>
    <w:pPr>
      <w:suppressAutoHyphens w:val="1"/>
      <w:spacing w:after="220" w:before="220"/>
      <w:jc w:val="center"/>
    </w:pPr>
    <w:rPr>
      <w:b w:val="1"/>
    </w:rPr>
  </w:style>
  <w:style w:type="character" w:styleId="FollowedHyperlink">
    <w:name w:val="FollowedHyperlink"/>
    <w:uiPriority w:val="99"/>
    <w:rsid w:val="00994D01"/>
    <w:rPr>
      <w:noProof w:val="0"/>
      <w:color w:val="800080"/>
      <w:u w:val="single"/>
      <w:lang w:val="fr-FR"/>
    </w:rPr>
  </w:style>
  <w:style w:type="paragraph" w:styleId="Footer">
    <w:name w:val="footer"/>
    <w:basedOn w:val="Normal"/>
    <w:link w:val="FooterChar"/>
    <w:rsid w:val="00994D01"/>
    <w:pPr>
      <w:spacing w:after="0" w:line="220" w:lineRule="exact"/>
    </w:pPr>
  </w:style>
  <w:style w:type="character" w:styleId="FooterChar" w:customStyle="1">
    <w:name w:val="Footer Char"/>
    <w:basedOn w:val="DefaultParagraphFont"/>
    <w:link w:val="Footer"/>
    <w:rsid w:val="00994D01"/>
    <w:rPr>
      <w:rFonts w:ascii="Arial" w:cs="Times New Roman" w:eastAsia="MS Mincho" w:hAnsi="Arial"/>
      <w:sz w:val="20"/>
      <w:szCs w:val="20"/>
      <w:lang w:eastAsia="ja-JP" w:val="en-GB"/>
    </w:rPr>
  </w:style>
  <w:style w:type="character" w:styleId="FootnoteReference">
    <w:name w:val="footnote reference"/>
    <w:semiHidden w:val="1"/>
    <w:rsid w:val="00994D01"/>
    <w:rPr>
      <w:noProof w:val="1"/>
      <w:position w:val="6"/>
      <w:sz w:val="16"/>
      <w:vertAlign w:val="baseline"/>
      <w:lang w:val="fr-FR"/>
    </w:rPr>
  </w:style>
  <w:style w:type="paragraph" w:styleId="FootnoteText">
    <w:name w:val="footnote text"/>
    <w:basedOn w:val="Normal"/>
    <w:link w:val="FootnoteTextChar"/>
    <w:rsid w:val="00994D01"/>
    <w:pPr>
      <w:tabs>
        <w:tab w:val="left" w:pos="340"/>
      </w:tabs>
      <w:spacing w:after="120" w:line="210" w:lineRule="atLeast"/>
    </w:pPr>
    <w:rPr>
      <w:sz w:val="18"/>
    </w:rPr>
  </w:style>
  <w:style w:type="character" w:styleId="FootnoteTextChar" w:customStyle="1">
    <w:name w:val="Footnote Text Char"/>
    <w:basedOn w:val="DefaultParagraphFont"/>
    <w:link w:val="FootnoteText"/>
    <w:rsid w:val="00994D01"/>
    <w:rPr>
      <w:rFonts w:ascii="Arial" w:cs="Times New Roman" w:eastAsia="MS Mincho" w:hAnsi="Arial"/>
      <w:sz w:val="18"/>
      <w:szCs w:val="20"/>
      <w:lang w:eastAsia="ja-JP" w:val="en-GB"/>
    </w:rPr>
  </w:style>
  <w:style w:type="paragraph" w:styleId="Foreword" w:customStyle="1">
    <w:name w:val="Foreword"/>
    <w:basedOn w:val="Normal"/>
    <w:next w:val="Normal"/>
    <w:rsid w:val="00994D01"/>
    <w:rPr>
      <w:color w:val="0000ff"/>
    </w:rPr>
  </w:style>
  <w:style w:type="paragraph" w:styleId="Formula" w:customStyle="1">
    <w:name w:val="Formula"/>
    <w:basedOn w:val="Normal"/>
    <w:next w:val="Normal"/>
    <w:rsid w:val="00994D01"/>
    <w:pPr>
      <w:tabs>
        <w:tab w:val="right" w:pos="9752"/>
      </w:tabs>
      <w:spacing w:after="220"/>
      <w:ind w:left="403"/>
      <w:jc w:val="left"/>
    </w:pPr>
  </w:style>
  <w:style w:type="paragraph" w:styleId="Header">
    <w:name w:val="header"/>
    <w:basedOn w:val="Normal"/>
    <w:link w:val="HeaderChar"/>
    <w:uiPriority w:val="99"/>
    <w:rsid w:val="00994D01"/>
    <w:pPr>
      <w:spacing w:after="740" w:line="220" w:lineRule="exact"/>
    </w:pPr>
    <w:rPr>
      <w:b w:val="1"/>
      <w:sz w:val="22"/>
    </w:rPr>
  </w:style>
  <w:style w:type="character" w:styleId="HeaderChar" w:customStyle="1">
    <w:name w:val="Header Char"/>
    <w:basedOn w:val="DefaultParagraphFont"/>
    <w:link w:val="Header"/>
    <w:uiPriority w:val="99"/>
    <w:rsid w:val="00994D01"/>
    <w:rPr>
      <w:rFonts w:ascii="Arial" w:cs="Times New Roman" w:eastAsia="MS Mincho" w:hAnsi="Arial"/>
      <w:b w:val="1"/>
      <w:szCs w:val="20"/>
      <w:lang w:eastAsia="ja-JP" w:val="en-GB"/>
    </w:rPr>
  </w:style>
  <w:style w:type="character" w:styleId="Hyperlink">
    <w:name w:val="Hyperlink"/>
    <w:uiPriority w:val="99"/>
    <w:rsid w:val="00994D01"/>
    <w:rPr>
      <w:noProof w:val="0"/>
      <w:color w:val="0000ff"/>
      <w:u w:val="single"/>
      <w:lang w:val="fr-FR"/>
    </w:rPr>
  </w:style>
  <w:style w:type="paragraph" w:styleId="Index1">
    <w:name w:val="index 1"/>
    <w:basedOn w:val="Normal"/>
    <w:semiHidden w:val="1"/>
    <w:rsid w:val="00994D01"/>
    <w:pPr>
      <w:spacing w:after="0" w:line="210" w:lineRule="atLeast"/>
      <w:ind w:left="142" w:hanging="142"/>
      <w:jc w:val="left"/>
    </w:pPr>
    <w:rPr>
      <w:b w:val="1"/>
      <w:sz w:val="18"/>
    </w:rPr>
  </w:style>
  <w:style w:type="paragraph" w:styleId="Index2">
    <w:name w:val="index 2"/>
    <w:basedOn w:val="Normal"/>
    <w:next w:val="Normal"/>
    <w:autoRedefine w:val="1"/>
    <w:semiHidden w:val="1"/>
    <w:rsid w:val="00994D01"/>
    <w:pPr>
      <w:spacing w:line="210" w:lineRule="atLeast"/>
      <w:ind w:left="600" w:hanging="200"/>
    </w:pPr>
    <w:rPr>
      <w:b w:val="1"/>
      <w:sz w:val="18"/>
    </w:rPr>
  </w:style>
  <w:style w:type="paragraph" w:styleId="Index3">
    <w:name w:val="index 3"/>
    <w:basedOn w:val="Normal"/>
    <w:next w:val="Normal"/>
    <w:autoRedefine w:val="1"/>
    <w:semiHidden w:val="1"/>
    <w:rsid w:val="00994D01"/>
    <w:pPr>
      <w:spacing w:line="220" w:lineRule="atLeast"/>
      <w:ind w:left="600" w:hanging="200"/>
    </w:pPr>
    <w:rPr>
      <w:b w:val="1"/>
    </w:rPr>
  </w:style>
  <w:style w:type="paragraph" w:styleId="Index4">
    <w:name w:val="index 4"/>
    <w:basedOn w:val="Normal"/>
    <w:next w:val="Normal"/>
    <w:autoRedefine w:val="1"/>
    <w:semiHidden w:val="1"/>
    <w:rsid w:val="00994D01"/>
    <w:pPr>
      <w:spacing w:line="220" w:lineRule="atLeast"/>
      <w:ind w:left="800" w:hanging="200"/>
    </w:pPr>
    <w:rPr>
      <w:b w:val="1"/>
    </w:rPr>
  </w:style>
  <w:style w:type="paragraph" w:styleId="Index5">
    <w:name w:val="index 5"/>
    <w:basedOn w:val="Normal"/>
    <w:next w:val="Normal"/>
    <w:autoRedefine w:val="1"/>
    <w:semiHidden w:val="1"/>
    <w:rsid w:val="00994D01"/>
    <w:pPr>
      <w:spacing w:line="220" w:lineRule="atLeast"/>
      <w:ind w:left="1000" w:hanging="200"/>
    </w:pPr>
    <w:rPr>
      <w:b w:val="1"/>
    </w:rPr>
  </w:style>
  <w:style w:type="paragraph" w:styleId="Index6">
    <w:name w:val="index 6"/>
    <w:basedOn w:val="Normal"/>
    <w:next w:val="Normal"/>
    <w:autoRedefine w:val="1"/>
    <w:semiHidden w:val="1"/>
    <w:rsid w:val="00994D01"/>
    <w:pPr>
      <w:spacing w:line="220" w:lineRule="atLeast"/>
      <w:ind w:left="1200" w:hanging="200"/>
    </w:pPr>
    <w:rPr>
      <w:b w:val="1"/>
    </w:rPr>
  </w:style>
  <w:style w:type="paragraph" w:styleId="Index7">
    <w:name w:val="index 7"/>
    <w:basedOn w:val="Normal"/>
    <w:next w:val="Normal"/>
    <w:autoRedefine w:val="1"/>
    <w:semiHidden w:val="1"/>
    <w:rsid w:val="00994D01"/>
    <w:pPr>
      <w:spacing w:line="220" w:lineRule="atLeast"/>
      <w:ind w:left="1400" w:hanging="200"/>
    </w:pPr>
    <w:rPr>
      <w:b w:val="1"/>
    </w:rPr>
  </w:style>
  <w:style w:type="paragraph" w:styleId="Index8">
    <w:name w:val="index 8"/>
    <w:basedOn w:val="Normal"/>
    <w:next w:val="Normal"/>
    <w:autoRedefine w:val="1"/>
    <w:semiHidden w:val="1"/>
    <w:rsid w:val="00994D01"/>
    <w:pPr>
      <w:spacing w:line="220" w:lineRule="atLeast"/>
      <w:ind w:left="1600" w:hanging="200"/>
    </w:pPr>
    <w:rPr>
      <w:b w:val="1"/>
    </w:rPr>
  </w:style>
  <w:style w:type="paragraph" w:styleId="Index9">
    <w:name w:val="index 9"/>
    <w:basedOn w:val="Normal"/>
    <w:next w:val="Normal"/>
    <w:autoRedefine w:val="1"/>
    <w:semiHidden w:val="1"/>
    <w:rsid w:val="00994D01"/>
    <w:pPr>
      <w:spacing w:line="220" w:lineRule="atLeast"/>
      <w:ind w:left="1800" w:hanging="200"/>
    </w:pPr>
    <w:rPr>
      <w:b w:val="1"/>
    </w:rPr>
  </w:style>
  <w:style w:type="paragraph" w:styleId="IndexHeading">
    <w:name w:val="index heading"/>
    <w:basedOn w:val="Normal"/>
    <w:next w:val="Index1"/>
    <w:semiHidden w:val="1"/>
    <w:rsid w:val="00994D01"/>
    <w:pPr>
      <w:keepNext w:val="1"/>
      <w:spacing w:after="210" w:before="400"/>
      <w:jc w:val="center"/>
    </w:pPr>
  </w:style>
  <w:style w:type="paragraph" w:styleId="Introduction" w:customStyle="1">
    <w:name w:val="Introduction"/>
    <w:basedOn w:val="Normal"/>
    <w:next w:val="Normal"/>
    <w:rsid w:val="00994D01"/>
    <w:pPr>
      <w:keepNext w:val="1"/>
      <w:pageBreakBefore w:val="1"/>
      <w:tabs>
        <w:tab w:val="left" w:pos="400"/>
      </w:tabs>
      <w:suppressAutoHyphens w:val="1"/>
      <w:spacing w:after="310" w:before="960" w:line="310" w:lineRule="exact"/>
      <w:jc w:val="left"/>
    </w:pPr>
    <w:rPr>
      <w:b w:val="1"/>
      <w:sz w:val="28"/>
    </w:rPr>
  </w:style>
  <w:style w:type="character" w:styleId="LineNumber">
    <w:name w:val="line number"/>
    <w:rsid w:val="00994D01"/>
    <w:rPr>
      <w:noProof w:val="0"/>
      <w:lang w:val="fr-FR"/>
    </w:rPr>
  </w:style>
  <w:style w:type="paragraph" w:styleId="List">
    <w:name w:val="List"/>
    <w:basedOn w:val="Normal"/>
    <w:rsid w:val="00994D01"/>
    <w:pPr>
      <w:ind w:left="283" w:hanging="283"/>
    </w:pPr>
  </w:style>
  <w:style w:type="paragraph" w:styleId="List2">
    <w:name w:val="List 2"/>
    <w:basedOn w:val="Normal"/>
    <w:rsid w:val="00994D01"/>
    <w:pPr>
      <w:ind w:left="566" w:hanging="283"/>
    </w:pPr>
  </w:style>
  <w:style w:type="paragraph" w:styleId="List3">
    <w:name w:val="List 3"/>
    <w:basedOn w:val="Normal"/>
    <w:rsid w:val="00994D01"/>
    <w:pPr>
      <w:ind w:left="849" w:hanging="283"/>
    </w:pPr>
  </w:style>
  <w:style w:type="paragraph" w:styleId="List4">
    <w:name w:val="List 4"/>
    <w:basedOn w:val="Normal"/>
    <w:rsid w:val="00994D01"/>
    <w:pPr>
      <w:ind w:left="1132" w:hanging="283"/>
    </w:pPr>
  </w:style>
  <w:style w:type="paragraph" w:styleId="List5">
    <w:name w:val="List 5"/>
    <w:basedOn w:val="Normal"/>
    <w:rsid w:val="00994D01"/>
    <w:pPr>
      <w:ind w:left="1415" w:hanging="283"/>
    </w:pPr>
  </w:style>
  <w:style w:type="paragraph" w:styleId="ListBullet">
    <w:name w:val="List Bullet"/>
    <w:basedOn w:val="Normal"/>
    <w:autoRedefine w:val="1"/>
    <w:rsid w:val="00994D01"/>
    <w:pPr>
      <w:tabs>
        <w:tab w:val="num" w:pos="360"/>
      </w:tabs>
      <w:ind w:left="360" w:hanging="360"/>
    </w:pPr>
  </w:style>
  <w:style w:type="paragraph" w:styleId="ListBullet2">
    <w:name w:val="List Bullet 2"/>
    <w:basedOn w:val="Normal"/>
    <w:autoRedefine w:val="1"/>
    <w:rsid w:val="00994D01"/>
    <w:pPr>
      <w:tabs>
        <w:tab w:val="num" w:pos="643"/>
      </w:tabs>
      <w:ind w:left="643" w:hanging="360"/>
    </w:pPr>
  </w:style>
  <w:style w:type="paragraph" w:styleId="ListBullet3">
    <w:name w:val="List Bullet 3"/>
    <w:basedOn w:val="Normal"/>
    <w:autoRedefine w:val="1"/>
    <w:rsid w:val="00994D01"/>
    <w:pPr>
      <w:tabs>
        <w:tab w:val="num" w:pos="926"/>
      </w:tabs>
      <w:ind w:left="926" w:hanging="360"/>
    </w:pPr>
  </w:style>
  <w:style w:type="paragraph" w:styleId="ListBullet4">
    <w:name w:val="List Bullet 4"/>
    <w:basedOn w:val="Normal"/>
    <w:autoRedefine w:val="1"/>
    <w:rsid w:val="00994D01"/>
    <w:pPr>
      <w:tabs>
        <w:tab w:val="num" w:pos="1209"/>
      </w:tabs>
      <w:ind w:left="1209" w:hanging="360"/>
    </w:pPr>
  </w:style>
  <w:style w:type="paragraph" w:styleId="ListBullet5">
    <w:name w:val="List Bullet 5"/>
    <w:basedOn w:val="Normal"/>
    <w:autoRedefine w:val="1"/>
    <w:rsid w:val="00994D01"/>
    <w:pPr>
      <w:numPr>
        <w:numId w:val="2"/>
      </w:numPr>
      <w:tabs>
        <w:tab w:val="clear" w:pos="360"/>
        <w:tab w:val="num" w:pos="1492"/>
      </w:tabs>
      <w:ind w:left="1492"/>
    </w:pPr>
  </w:style>
  <w:style w:type="paragraph" w:styleId="ListContinue">
    <w:name w:val="List Continue"/>
    <w:basedOn w:val="Normal"/>
    <w:rsid w:val="00994D01"/>
    <w:pPr>
      <w:tabs>
        <w:tab w:val="left" w:pos="400"/>
      </w:tabs>
      <w:ind w:left="400" w:hanging="400"/>
    </w:pPr>
  </w:style>
  <w:style w:type="paragraph" w:styleId="ListContinue2">
    <w:name w:val="List Continue 2"/>
    <w:basedOn w:val="ListContinue"/>
    <w:rsid w:val="00994D01"/>
    <w:pPr>
      <w:numPr>
        <w:ilvl w:val="1"/>
        <w:numId w:val="1"/>
      </w:numPr>
      <w:tabs>
        <w:tab w:val="clear" w:pos="400"/>
        <w:tab w:val="left" w:pos="800"/>
      </w:tabs>
    </w:pPr>
  </w:style>
  <w:style w:type="paragraph" w:styleId="ListContinue3">
    <w:name w:val="List Continue 3"/>
    <w:basedOn w:val="ListContinue"/>
    <w:rsid w:val="00994D01"/>
    <w:pPr>
      <w:numPr>
        <w:ilvl w:val="2"/>
        <w:numId w:val="1"/>
      </w:numPr>
      <w:tabs>
        <w:tab w:val="clear" w:pos="400"/>
        <w:tab w:val="left" w:pos="1200"/>
      </w:tabs>
    </w:pPr>
  </w:style>
  <w:style w:type="paragraph" w:styleId="ListContinue4">
    <w:name w:val="List Continue 4"/>
    <w:basedOn w:val="ListContinue"/>
    <w:rsid w:val="00994D01"/>
    <w:pPr>
      <w:numPr>
        <w:numId w:val="3"/>
      </w:numPr>
      <w:tabs>
        <w:tab w:val="clear" w:pos="360"/>
        <w:tab w:val="clear" w:pos="400"/>
        <w:tab w:val="left" w:pos="1600"/>
      </w:tabs>
      <w:ind w:left="1600" w:hanging="400"/>
    </w:pPr>
  </w:style>
  <w:style w:type="paragraph" w:styleId="ListContinue5">
    <w:name w:val="List Continue 5"/>
    <w:basedOn w:val="Normal"/>
    <w:rsid w:val="00994D01"/>
    <w:pPr>
      <w:spacing w:after="120"/>
      <w:ind w:left="1415"/>
    </w:pPr>
  </w:style>
  <w:style w:type="paragraph" w:styleId="ListNumber">
    <w:name w:val="List Number"/>
    <w:basedOn w:val="Normal"/>
    <w:rsid w:val="00994D01"/>
    <w:pPr>
      <w:numPr>
        <w:numId w:val="4"/>
      </w:numPr>
      <w:tabs>
        <w:tab w:val="clear" w:pos="643"/>
        <w:tab w:val="left" w:pos="400"/>
      </w:tabs>
      <w:ind w:left="400" w:hanging="400"/>
    </w:pPr>
  </w:style>
  <w:style w:type="paragraph" w:styleId="ListNumber2">
    <w:name w:val="List Number 2"/>
    <w:basedOn w:val="Normal"/>
    <w:rsid w:val="00994D01"/>
    <w:pPr>
      <w:numPr>
        <w:numId w:val="5"/>
      </w:numPr>
      <w:tabs>
        <w:tab w:val="clear" w:pos="926"/>
        <w:tab w:val="left" w:pos="800"/>
      </w:tabs>
      <w:ind w:left="800" w:hanging="400"/>
    </w:pPr>
  </w:style>
  <w:style w:type="paragraph" w:styleId="ListNumber3">
    <w:name w:val="List Number 3"/>
    <w:basedOn w:val="Normal"/>
    <w:rsid w:val="00994D01"/>
    <w:pPr>
      <w:numPr>
        <w:numId w:val="6"/>
      </w:numPr>
      <w:tabs>
        <w:tab w:val="clear" w:pos="1209"/>
        <w:tab w:val="left" w:pos="1200"/>
      </w:tabs>
      <w:ind w:left="1200" w:hanging="400"/>
    </w:pPr>
  </w:style>
  <w:style w:type="paragraph" w:styleId="ListNumber4">
    <w:name w:val="List Number 4"/>
    <w:basedOn w:val="Normal"/>
    <w:rsid w:val="00994D01"/>
    <w:pPr>
      <w:numPr>
        <w:numId w:val="7"/>
      </w:numPr>
      <w:tabs>
        <w:tab w:val="clear" w:pos="1492"/>
        <w:tab w:val="left" w:pos="1600"/>
      </w:tabs>
      <w:ind w:left="1600" w:hanging="400"/>
    </w:pPr>
  </w:style>
  <w:style w:type="paragraph" w:styleId="ListNumber5">
    <w:name w:val="List Number 5"/>
    <w:basedOn w:val="Normal"/>
    <w:rsid w:val="00994D01"/>
    <w:pPr>
      <w:tabs>
        <w:tab w:val="num" w:pos="1492"/>
      </w:tabs>
      <w:ind w:left="1492" w:hanging="360"/>
    </w:pPr>
  </w:style>
  <w:style w:type="paragraph" w:styleId="MacroText">
    <w:name w:val="macro"/>
    <w:link w:val="MacroTextChar"/>
    <w:semiHidden w:val="1"/>
    <w:rsid w:val="00994D01"/>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cs="Times New Roman" w:eastAsia="MS Mincho" w:hAnsi="Courier New"/>
      <w:sz w:val="20"/>
      <w:szCs w:val="20"/>
      <w:lang w:eastAsia="ja-JP" w:val="en-GB"/>
    </w:rPr>
  </w:style>
  <w:style w:type="character" w:styleId="MacroTextChar" w:customStyle="1">
    <w:name w:val="Macro Text Char"/>
    <w:basedOn w:val="DefaultParagraphFont"/>
    <w:link w:val="MacroText"/>
    <w:semiHidden w:val="1"/>
    <w:rsid w:val="00994D01"/>
    <w:rPr>
      <w:rFonts w:ascii="Courier New" w:cs="Times New Roman" w:eastAsia="MS Mincho" w:hAnsi="Courier New"/>
      <w:sz w:val="20"/>
      <w:szCs w:val="20"/>
      <w:lang w:eastAsia="ja-JP" w:val="en-GB"/>
    </w:rPr>
  </w:style>
  <w:style w:type="paragraph" w:styleId="MessageHeader">
    <w:name w:val="Message Header"/>
    <w:basedOn w:val="Normal"/>
    <w:link w:val="MessageHeaderChar"/>
    <w:rsid w:val="00994D01"/>
    <w:pPr>
      <w:pBdr>
        <w:top w:color="auto" w:space="1" w:sz="6" w:val="single"/>
        <w:left w:color="auto" w:space="1" w:sz="6" w:val="single"/>
        <w:bottom w:color="auto" w:space="1" w:sz="6" w:val="single"/>
        <w:right w:color="auto" w:space="1" w:sz="6" w:val="single"/>
      </w:pBdr>
      <w:shd w:color="auto" w:fill="auto" w:val="pct20"/>
      <w:ind w:left="1134" w:hanging="1134"/>
    </w:pPr>
    <w:rPr>
      <w:sz w:val="24"/>
    </w:rPr>
  </w:style>
  <w:style w:type="character" w:styleId="MessageHeaderChar" w:customStyle="1">
    <w:name w:val="Message Header Char"/>
    <w:basedOn w:val="DefaultParagraphFont"/>
    <w:link w:val="MessageHeader"/>
    <w:rsid w:val="00994D01"/>
    <w:rPr>
      <w:rFonts w:ascii="Arial" w:cs="Times New Roman" w:eastAsia="MS Mincho" w:hAnsi="Arial"/>
      <w:sz w:val="24"/>
      <w:szCs w:val="20"/>
      <w:shd w:color="auto" w:fill="auto" w:val="pct20"/>
      <w:lang w:eastAsia="ja-JP" w:val="en-GB"/>
    </w:rPr>
  </w:style>
  <w:style w:type="paragraph" w:styleId="MSDNFR" w:customStyle="1">
    <w:name w:val="MSDNFR"/>
    <w:basedOn w:val="Normal"/>
    <w:next w:val="Normal"/>
    <w:rsid w:val="00994D01"/>
    <w:pPr>
      <w:spacing w:line="220" w:lineRule="atLeast"/>
    </w:pPr>
    <w:rPr>
      <w:color w:val="0000ff"/>
    </w:rPr>
  </w:style>
  <w:style w:type="paragraph" w:styleId="na2" w:customStyle="1">
    <w:name w:val="na2"/>
    <w:basedOn w:val="a2"/>
    <w:next w:val="Normal"/>
    <w:rsid w:val="00994D01"/>
    <w:pPr>
      <w:numPr>
        <w:ilvl w:val="0"/>
        <w:numId w:val="0"/>
      </w:numPr>
    </w:pPr>
  </w:style>
  <w:style w:type="paragraph" w:styleId="na3" w:customStyle="1">
    <w:name w:val="na3"/>
    <w:basedOn w:val="a3"/>
    <w:next w:val="Normal"/>
    <w:rsid w:val="00994D01"/>
    <w:pPr>
      <w:numPr>
        <w:ilvl w:val="0"/>
        <w:numId w:val="0"/>
      </w:numPr>
    </w:pPr>
  </w:style>
  <w:style w:type="paragraph" w:styleId="na4" w:customStyle="1">
    <w:name w:val="na4"/>
    <w:basedOn w:val="a4"/>
    <w:next w:val="Normal"/>
    <w:rsid w:val="00994D01"/>
    <w:pPr>
      <w:numPr>
        <w:ilvl w:val="0"/>
        <w:numId w:val="0"/>
      </w:numPr>
      <w:tabs>
        <w:tab w:val="left" w:pos="1060"/>
      </w:tabs>
    </w:pPr>
  </w:style>
  <w:style w:type="paragraph" w:styleId="na5" w:customStyle="1">
    <w:name w:val="na5"/>
    <w:basedOn w:val="a5"/>
    <w:next w:val="Normal"/>
    <w:rsid w:val="00994D01"/>
    <w:pPr>
      <w:numPr>
        <w:ilvl w:val="0"/>
        <w:numId w:val="0"/>
      </w:numPr>
    </w:pPr>
  </w:style>
  <w:style w:type="paragraph" w:styleId="na6" w:customStyle="1">
    <w:name w:val="na6"/>
    <w:basedOn w:val="a6"/>
    <w:next w:val="Normal"/>
    <w:rsid w:val="00994D01"/>
    <w:pPr>
      <w:numPr>
        <w:ilvl w:val="0"/>
        <w:numId w:val="0"/>
      </w:numPr>
    </w:pPr>
  </w:style>
  <w:style w:type="paragraph" w:styleId="NormalIndent">
    <w:name w:val="Normal Indent"/>
    <w:basedOn w:val="Normal"/>
    <w:rsid w:val="00994D01"/>
    <w:pPr>
      <w:ind w:left="708"/>
    </w:pPr>
  </w:style>
  <w:style w:type="paragraph" w:styleId="Note" w:customStyle="1">
    <w:name w:val="Note"/>
    <w:basedOn w:val="Normal"/>
    <w:next w:val="Normal"/>
    <w:rsid w:val="00994D01"/>
    <w:pPr>
      <w:tabs>
        <w:tab w:val="left" w:pos="960"/>
      </w:tabs>
      <w:spacing w:line="210" w:lineRule="atLeast"/>
    </w:pPr>
    <w:rPr>
      <w:sz w:val="18"/>
    </w:rPr>
  </w:style>
  <w:style w:type="paragraph" w:styleId="NoteHeading">
    <w:name w:val="Note Heading"/>
    <w:basedOn w:val="Normal"/>
    <w:next w:val="Normal"/>
    <w:link w:val="NoteHeadingChar"/>
    <w:rsid w:val="00994D01"/>
  </w:style>
  <w:style w:type="character" w:styleId="NoteHeadingChar" w:customStyle="1">
    <w:name w:val="Note Heading Char"/>
    <w:basedOn w:val="DefaultParagraphFont"/>
    <w:link w:val="NoteHeading"/>
    <w:rsid w:val="00994D01"/>
    <w:rPr>
      <w:rFonts w:ascii="Arial" w:cs="Times New Roman" w:eastAsia="MS Mincho" w:hAnsi="Arial"/>
      <w:sz w:val="20"/>
      <w:szCs w:val="20"/>
      <w:lang w:eastAsia="ja-JP" w:val="en-GB"/>
    </w:rPr>
  </w:style>
  <w:style w:type="paragraph" w:styleId="p2" w:customStyle="1">
    <w:name w:val="p2"/>
    <w:basedOn w:val="Normal"/>
    <w:next w:val="Normal"/>
    <w:rsid w:val="00994D01"/>
    <w:pPr>
      <w:tabs>
        <w:tab w:val="left" w:pos="560"/>
      </w:tabs>
    </w:pPr>
  </w:style>
  <w:style w:type="paragraph" w:styleId="p3" w:customStyle="1">
    <w:name w:val="p3"/>
    <w:basedOn w:val="Normal"/>
    <w:next w:val="Normal"/>
    <w:rsid w:val="00994D01"/>
    <w:pPr>
      <w:tabs>
        <w:tab w:val="left" w:pos="720"/>
      </w:tabs>
    </w:pPr>
  </w:style>
  <w:style w:type="paragraph" w:styleId="p4" w:customStyle="1">
    <w:name w:val="p4"/>
    <w:basedOn w:val="Normal"/>
    <w:next w:val="Normal"/>
    <w:rsid w:val="00994D01"/>
    <w:pPr>
      <w:tabs>
        <w:tab w:val="left" w:pos="1100"/>
      </w:tabs>
    </w:pPr>
  </w:style>
  <w:style w:type="paragraph" w:styleId="p5" w:customStyle="1">
    <w:name w:val="p5"/>
    <w:basedOn w:val="Normal"/>
    <w:next w:val="Normal"/>
    <w:rsid w:val="00994D01"/>
    <w:pPr>
      <w:tabs>
        <w:tab w:val="left" w:pos="1100"/>
      </w:tabs>
    </w:pPr>
  </w:style>
  <w:style w:type="paragraph" w:styleId="p6" w:customStyle="1">
    <w:name w:val="p6"/>
    <w:basedOn w:val="Normal"/>
    <w:next w:val="Normal"/>
    <w:rsid w:val="00994D01"/>
    <w:pPr>
      <w:tabs>
        <w:tab w:val="left" w:pos="1440"/>
      </w:tabs>
    </w:pPr>
  </w:style>
  <w:style w:type="character" w:styleId="PageNumber">
    <w:name w:val="page number"/>
    <w:rsid w:val="00994D01"/>
    <w:rPr>
      <w:noProof w:val="0"/>
      <w:lang w:val="fr-FR"/>
    </w:rPr>
  </w:style>
  <w:style w:type="paragraph" w:styleId="PlainText">
    <w:name w:val="Plain Text"/>
    <w:basedOn w:val="Normal"/>
    <w:link w:val="PlainTextChar"/>
    <w:rsid w:val="00994D01"/>
    <w:rPr>
      <w:rFonts w:ascii="Courier New" w:hAnsi="Courier New"/>
    </w:rPr>
  </w:style>
  <w:style w:type="character" w:styleId="PlainTextChar" w:customStyle="1">
    <w:name w:val="Plain Text Char"/>
    <w:basedOn w:val="DefaultParagraphFont"/>
    <w:link w:val="PlainText"/>
    <w:rsid w:val="00994D01"/>
    <w:rPr>
      <w:rFonts w:ascii="Courier New" w:cs="Times New Roman" w:eastAsia="MS Mincho" w:hAnsi="Courier New"/>
      <w:sz w:val="20"/>
      <w:szCs w:val="20"/>
      <w:lang w:eastAsia="ja-JP" w:val="en-GB"/>
    </w:rPr>
  </w:style>
  <w:style w:type="paragraph" w:styleId="RefNorm" w:customStyle="1">
    <w:name w:val="RefNorm"/>
    <w:basedOn w:val="Normal"/>
    <w:next w:val="Normal"/>
    <w:rsid w:val="00994D01"/>
  </w:style>
  <w:style w:type="paragraph" w:styleId="Salutation">
    <w:name w:val="Salutation"/>
    <w:basedOn w:val="Normal"/>
    <w:next w:val="Normal"/>
    <w:link w:val="SalutationChar"/>
    <w:rsid w:val="00994D01"/>
  </w:style>
  <w:style w:type="character" w:styleId="SalutationChar" w:customStyle="1">
    <w:name w:val="Salutation Char"/>
    <w:basedOn w:val="DefaultParagraphFont"/>
    <w:link w:val="Salutation"/>
    <w:rsid w:val="00994D01"/>
    <w:rPr>
      <w:rFonts w:ascii="Arial" w:cs="Times New Roman" w:eastAsia="MS Mincho" w:hAnsi="Arial"/>
      <w:sz w:val="20"/>
      <w:szCs w:val="20"/>
      <w:lang w:eastAsia="ja-JP" w:val="en-GB"/>
    </w:rPr>
  </w:style>
  <w:style w:type="paragraph" w:styleId="Signature">
    <w:name w:val="Signature"/>
    <w:basedOn w:val="Normal"/>
    <w:link w:val="SignatureChar"/>
    <w:rsid w:val="00994D01"/>
    <w:pPr>
      <w:ind w:left="4252"/>
    </w:pPr>
  </w:style>
  <w:style w:type="character" w:styleId="SignatureChar" w:customStyle="1">
    <w:name w:val="Signature Char"/>
    <w:basedOn w:val="DefaultParagraphFont"/>
    <w:link w:val="Signature"/>
    <w:rsid w:val="00994D01"/>
    <w:rPr>
      <w:rFonts w:ascii="Arial" w:cs="Times New Roman" w:eastAsia="MS Mincho" w:hAnsi="Arial"/>
      <w:sz w:val="20"/>
      <w:szCs w:val="20"/>
      <w:lang w:eastAsia="ja-JP" w:val="en-GB"/>
    </w:rPr>
  </w:style>
  <w:style w:type="paragraph" w:styleId="Special" w:customStyle="1">
    <w:name w:val="Special"/>
    <w:basedOn w:val="Normal"/>
    <w:next w:val="Normal"/>
    <w:rsid w:val="00994D01"/>
  </w:style>
  <w:style w:type="character" w:styleId="Strong">
    <w:name w:val="Strong"/>
    <w:qFormat w:val="1"/>
    <w:rsid w:val="00994D01"/>
    <w:rPr>
      <w:b w:val="1"/>
      <w:noProof w:val="0"/>
      <w:lang w:val="fr-FR"/>
    </w:rPr>
  </w:style>
  <w:style w:type="paragraph" w:styleId="Subtitle">
    <w:name w:val="Subtitle"/>
    <w:basedOn w:val="Normal"/>
    <w:link w:val="SubtitleChar"/>
    <w:qFormat w:val="1"/>
    <w:rsid w:val="00994D01"/>
    <w:pPr>
      <w:spacing w:after="60"/>
      <w:jc w:val="center"/>
      <w:outlineLvl w:val="1"/>
    </w:pPr>
    <w:rPr>
      <w:sz w:val="24"/>
    </w:rPr>
  </w:style>
  <w:style w:type="character" w:styleId="SubtitleChar" w:customStyle="1">
    <w:name w:val="Subtitle Char"/>
    <w:basedOn w:val="DefaultParagraphFont"/>
    <w:link w:val="Subtitle"/>
    <w:rsid w:val="00994D01"/>
    <w:rPr>
      <w:rFonts w:ascii="Arial" w:cs="Times New Roman" w:eastAsia="MS Mincho" w:hAnsi="Arial"/>
      <w:sz w:val="24"/>
      <w:szCs w:val="20"/>
      <w:lang w:eastAsia="ja-JP" w:val="en-GB"/>
    </w:rPr>
  </w:style>
  <w:style w:type="paragraph" w:styleId="Tablefootnote" w:customStyle="1">
    <w:name w:val="Table footnote"/>
    <w:basedOn w:val="Normal"/>
    <w:rsid w:val="00994D01"/>
    <w:pPr>
      <w:tabs>
        <w:tab w:val="left" w:pos="340"/>
      </w:tabs>
      <w:spacing w:after="60" w:before="60" w:line="190" w:lineRule="atLeast"/>
    </w:pPr>
    <w:rPr>
      <w:sz w:val="16"/>
    </w:rPr>
  </w:style>
  <w:style w:type="paragraph" w:styleId="TableofAuthorities">
    <w:name w:val="table of authorities"/>
    <w:basedOn w:val="Normal"/>
    <w:next w:val="Normal"/>
    <w:semiHidden w:val="1"/>
    <w:rsid w:val="00994D01"/>
    <w:pPr>
      <w:ind w:left="200" w:hanging="200"/>
    </w:pPr>
  </w:style>
  <w:style w:type="paragraph" w:styleId="TableofFigures">
    <w:name w:val="table of figures"/>
    <w:basedOn w:val="Normal"/>
    <w:next w:val="Normal"/>
    <w:semiHidden w:val="1"/>
    <w:rsid w:val="00994D01"/>
    <w:pPr>
      <w:ind w:left="400" w:hanging="400"/>
    </w:pPr>
  </w:style>
  <w:style w:type="paragraph" w:styleId="Tabletitle" w:customStyle="1">
    <w:name w:val="Table title"/>
    <w:basedOn w:val="Normal"/>
    <w:next w:val="Normal"/>
    <w:rsid w:val="00994D01"/>
    <w:pPr>
      <w:keepNext w:val="1"/>
      <w:suppressAutoHyphens w:val="1"/>
      <w:spacing w:after="120" w:before="120" w:line="230" w:lineRule="exact"/>
      <w:jc w:val="center"/>
    </w:pPr>
    <w:rPr>
      <w:b w:val="1"/>
    </w:rPr>
  </w:style>
  <w:style w:type="character" w:styleId="TableFootNoteXref" w:customStyle="1">
    <w:name w:val="TableFootNoteXref"/>
    <w:rsid w:val="00994D01"/>
    <w:rPr>
      <w:noProof w:val="1"/>
      <w:position w:val="6"/>
      <w:sz w:val="14"/>
      <w:lang w:val="fr-FR"/>
    </w:rPr>
  </w:style>
  <w:style w:type="paragraph" w:styleId="Terms" w:customStyle="1">
    <w:name w:val="Term(s)"/>
    <w:basedOn w:val="Normal"/>
    <w:next w:val="Definition"/>
    <w:rsid w:val="00994D01"/>
    <w:pPr>
      <w:keepNext w:val="1"/>
      <w:suppressAutoHyphens w:val="1"/>
      <w:spacing w:after="0"/>
      <w:jc w:val="left"/>
    </w:pPr>
    <w:rPr>
      <w:b w:val="1"/>
    </w:rPr>
  </w:style>
  <w:style w:type="paragraph" w:styleId="TermNum" w:customStyle="1">
    <w:name w:val="TermNum"/>
    <w:basedOn w:val="Normal"/>
    <w:next w:val="Terms"/>
    <w:rsid w:val="00994D01"/>
    <w:pPr>
      <w:keepNext w:val="1"/>
      <w:spacing w:after="0"/>
    </w:pPr>
    <w:rPr>
      <w:b w:val="1"/>
    </w:rPr>
  </w:style>
  <w:style w:type="paragraph" w:styleId="Title">
    <w:name w:val="Title"/>
    <w:basedOn w:val="Normal"/>
    <w:link w:val="TitleChar"/>
    <w:qFormat w:val="1"/>
    <w:rsid w:val="00994D01"/>
    <w:pPr>
      <w:spacing w:after="60" w:before="240"/>
      <w:jc w:val="center"/>
      <w:outlineLvl w:val="0"/>
    </w:pPr>
    <w:rPr>
      <w:b w:val="1"/>
      <w:kern w:val="28"/>
      <w:sz w:val="32"/>
    </w:rPr>
  </w:style>
  <w:style w:type="character" w:styleId="TitleChar" w:customStyle="1">
    <w:name w:val="Title Char"/>
    <w:basedOn w:val="DefaultParagraphFont"/>
    <w:link w:val="Title"/>
    <w:rsid w:val="00994D01"/>
    <w:rPr>
      <w:rFonts w:ascii="Arial" w:cs="Times New Roman" w:eastAsia="MS Mincho" w:hAnsi="Arial"/>
      <w:b w:val="1"/>
      <w:kern w:val="28"/>
      <w:sz w:val="32"/>
      <w:szCs w:val="20"/>
      <w:lang w:eastAsia="ja-JP" w:val="en-GB"/>
    </w:rPr>
  </w:style>
  <w:style w:type="paragraph" w:styleId="TOAHeading">
    <w:name w:val="toa heading"/>
    <w:basedOn w:val="Normal"/>
    <w:next w:val="Normal"/>
    <w:semiHidden w:val="1"/>
    <w:rsid w:val="00994D01"/>
    <w:pPr>
      <w:spacing w:before="120"/>
    </w:pPr>
    <w:rPr>
      <w:b w:val="1"/>
      <w:sz w:val="24"/>
    </w:rPr>
  </w:style>
  <w:style w:type="paragraph" w:styleId="TOC1">
    <w:name w:val="toc 1"/>
    <w:basedOn w:val="Normal"/>
    <w:next w:val="Normal"/>
    <w:uiPriority w:val="39"/>
    <w:rsid w:val="00994D01"/>
    <w:pPr>
      <w:tabs>
        <w:tab w:val="left" w:pos="720"/>
        <w:tab w:val="right" w:leader="dot" w:pos="9752"/>
      </w:tabs>
      <w:suppressAutoHyphens w:val="1"/>
      <w:spacing w:after="0" w:before="120"/>
      <w:ind w:left="720" w:right="500" w:hanging="720"/>
      <w:jc w:val="left"/>
    </w:pPr>
    <w:rPr>
      <w:b w:val="1"/>
    </w:rPr>
  </w:style>
  <w:style w:type="paragraph" w:styleId="TOC2">
    <w:name w:val="toc 2"/>
    <w:basedOn w:val="TOC1"/>
    <w:next w:val="Normal"/>
    <w:uiPriority w:val="39"/>
    <w:rsid w:val="00994D01"/>
    <w:pPr>
      <w:spacing w:before="0"/>
    </w:pPr>
  </w:style>
  <w:style w:type="paragraph" w:styleId="TOC3">
    <w:name w:val="toc 3"/>
    <w:basedOn w:val="TOC2"/>
    <w:next w:val="Normal"/>
    <w:uiPriority w:val="39"/>
    <w:rsid w:val="00994D01"/>
  </w:style>
  <w:style w:type="paragraph" w:styleId="TOC4">
    <w:name w:val="toc 4"/>
    <w:basedOn w:val="TOC2"/>
    <w:next w:val="Normal"/>
    <w:uiPriority w:val="39"/>
    <w:rsid w:val="00994D01"/>
    <w:pPr>
      <w:tabs>
        <w:tab w:val="clear" w:pos="720"/>
        <w:tab w:val="left" w:pos="1140"/>
      </w:tabs>
      <w:ind w:left="1140" w:hanging="1140"/>
    </w:pPr>
  </w:style>
  <w:style w:type="paragraph" w:styleId="TOC5">
    <w:name w:val="toc 5"/>
    <w:basedOn w:val="TOC4"/>
    <w:next w:val="Normal"/>
    <w:uiPriority w:val="39"/>
    <w:rsid w:val="00994D01"/>
  </w:style>
  <w:style w:type="paragraph" w:styleId="TOC6">
    <w:name w:val="toc 6"/>
    <w:basedOn w:val="TOC4"/>
    <w:next w:val="Normal"/>
    <w:uiPriority w:val="39"/>
    <w:rsid w:val="00994D01"/>
    <w:pPr>
      <w:tabs>
        <w:tab w:val="clear" w:pos="1140"/>
        <w:tab w:val="left" w:pos="1440"/>
      </w:tabs>
      <w:ind w:left="1440" w:hanging="1440"/>
    </w:pPr>
  </w:style>
  <w:style w:type="paragraph" w:styleId="TOC7">
    <w:name w:val="toc 7"/>
    <w:basedOn w:val="TOC4"/>
    <w:next w:val="Normal"/>
    <w:uiPriority w:val="39"/>
    <w:rsid w:val="00994D01"/>
    <w:pPr>
      <w:tabs>
        <w:tab w:val="clear" w:pos="1140"/>
        <w:tab w:val="left" w:pos="1440"/>
      </w:tabs>
      <w:ind w:left="1440" w:hanging="1440"/>
    </w:pPr>
  </w:style>
  <w:style w:type="paragraph" w:styleId="TOC8">
    <w:name w:val="toc 8"/>
    <w:basedOn w:val="TOC4"/>
    <w:next w:val="Normal"/>
    <w:uiPriority w:val="39"/>
    <w:rsid w:val="00994D01"/>
    <w:pPr>
      <w:tabs>
        <w:tab w:val="clear" w:pos="1140"/>
        <w:tab w:val="left" w:pos="1440"/>
      </w:tabs>
      <w:ind w:left="1440" w:hanging="1440"/>
    </w:pPr>
  </w:style>
  <w:style w:type="paragraph" w:styleId="TOC9">
    <w:name w:val="toc 9"/>
    <w:basedOn w:val="TOC1"/>
    <w:next w:val="Normal"/>
    <w:uiPriority w:val="39"/>
    <w:rsid w:val="00994D01"/>
    <w:pPr>
      <w:tabs>
        <w:tab w:val="clear" w:pos="720"/>
      </w:tabs>
      <w:ind w:left="0" w:firstLine="0"/>
    </w:pPr>
  </w:style>
  <w:style w:type="paragraph" w:styleId="zzBiblio" w:customStyle="1">
    <w:name w:val="zzBiblio"/>
    <w:basedOn w:val="Normal"/>
    <w:next w:val="Bibliography1"/>
    <w:rsid w:val="00994D01"/>
    <w:pPr>
      <w:pageBreakBefore w:val="1"/>
      <w:spacing w:after="760" w:line="310" w:lineRule="exact"/>
      <w:jc w:val="center"/>
    </w:pPr>
    <w:rPr>
      <w:b w:val="1"/>
      <w:sz w:val="28"/>
    </w:rPr>
  </w:style>
  <w:style w:type="paragraph" w:styleId="zzContents" w:customStyle="1">
    <w:name w:val="zzContents"/>
    <w:basedOn w:val="Introduction"/>
    <w:next w:val="TOC1"/>
    <w:rsid w:val="00994D01"/>
    <w:pPr>
      <w:tabs>
        <w:tab w:val="clear" w:pos="400"/>
      </w:tabs>
    </w:pPr>
  </w:style>
  <w:style w:type="paragraph" w:styleId="zzCopyright" w:customStyle="1">
    <w:name w:val="zzCopyright"/>
    <w:basedOn w:val="Normal"/>
    <w:next w:val="Normal"/>
    <w:rsid w:val="00994D01"/>
    <w:pPr>
      <w:pBdr>
        <w:top w:color="0000ff" w:space="1" w:sz="4" w:val="single"/>
        <w:left w:color="0000ff" w:space="4" w:sz="4" w:val="single"/>
        <w:bottom w:color="0000ff" w:space="1" w:sz="4" w:val="single"/>
        <w:right w:color="0000ff" w:space="4" w:sz="4" w:val="single"/>
      </w:pBdr>
      <w:tabs>
        <w:tab w:val="left" w:pos="514"/>
        <w:tab w:val="left" w:pos="9623"/>
      </w:tabs>
      <w:ind w:left="284" w:right="284"/>
    </w:pPr>
    <w:rPr>
      <w:color w:val="0000ff"/>
    </w:rPr>
  </w:style>
  <w:style w:type="paragraph" w:styleId="zzCover" w:customStyle="1">
    <w:name w:val="zzCover"/>
    <w:basedOn w:val="Normal"/>
    <w:rsid w:val="00994D01"/>
    <w:pPr>
      <w:spacing w:after="220"/>
      <w:jc w:val="right"/>
    </w:pPr>
    <w:rPr>
      <w:b w:val="1"/>
      <w:color w:val="000000"/>
      <w:sz w:val="24"/>
    </w:rPr>
  </w:style>
  <w:style w:type="paragraph" w:styleId="zzForeword" w:customStyle="1">
    <w:name w:val="zzForeword"/>
    <w:basedOn w:val="Introduction"/>
    <w:next w:val="Normal"/>
    <w:rsid w:val="00994D01"/>
    <w:pPr>
      <w:tabs>
        <w:tab w:val="clear" w:pos="400"/>
      </w:tabs>
    </w:pPr>
    <w:rPr>
      <w:color w:val="0000ff"/>
    </w:rPr>
  </w:style>
  <w:style w:type="paragraph" w:styleId="zzHelp" w:customStyle="1">
    <w:name w:val="zzHelp"/>
    <w:basedOn w:val="Normal"/>
    <w:rsid w:val="00994D01"/>
    <w:rPr>
      <w:color w:val="008000"/>
    </w:rPr>
  </w:style>
  <w:style w:type="paragraph" w:styleId="zzIndex" w:customStyle="1">
    <w:name w:val="zzIndex"/>
    <w:basedOn w:val="zzBiblio"/>
    <w:next w:val="IndexHeading"/>
    <w:rsid w:val="00994D01"/>
  </w:style>
  <w:style w:type="paragraph" w:styleId="zzLc5" w:customStyle="1">
    <w:name w:val="zzLc5"/>
    <w:basedOn w:val="Normal"/>
    <w:next w:val="Normal"/>
    <w:rsid w:val="00994D01"/>
    <w:pPr>
      <w:jc w:val="left"/>
    </w:pPr>
  </w:style>
  <w:style w:type="paragraph" w:styleId="zzLc6" w:customStyle="1">
    <w:name w:val="zzLc6"/>
    <w:basedOn w:val="Normal"/>
    <w:next w:val="Normal"/>
    <w:rsid w:val="00994D01"/>
    <w:pPr>
      <w:jc w:val="left"/>
    </w:pPr>
  </w:style>
  <w:style w:type="paragraph" w:styleId="zzLn5" w:customStyle="1">
    <w:name w:val="zzLn5"/>
    <w:basedOn w:val="Normal"/>
    <w:next w:val="Normal"/>
    <w:rsid w:val="00994D01"/>
    <w:pPr>
      <w:jc w:val="left"/>
    </w:pPr>
  </w:style>
  <w:style w:type="paragraph" w:styleId="zzLn6" w:customStyle="1">
    <w:name w:val="zzLn6"/>
    <w:basedOn w:val="Normal"/>
    <w:next w:val="Normal"/>
    <w:rsid w:val="00994D01"/>
    <w:pPr>
      <w:jc w:val="left"/>
    </w:pPr>
  </w:style>
  <w:style w:type="paragraph" w:styleId="zzSTDTitle" w:customStyle="1">
    <w:name w:val="zzSTDTitle"/>
    <w:basedOn w:val="Normal"/>
    <w:next w:val="Normal"/>
    <w:rsid w:val="00994D01"/>
    <w:pPr>
      <w:suppressAutoHyphens w:val="1"/>
      <w:spacing w:after="760" w:before="400" w:line="350" w:lineRule="exact"/>
      <w:jc w:val="left"/>
    </w:pPr>
    <w:rPr>
      <w:b w:val="1"/>
      <w:color w:val="0000ff"/>
      <w:sz w:val="32"/>
    </w:rPr>
  </w:style>
  <w:style w:type="paragraph" w:styleId="BalloonText">
    <w:name w:val="Balloon Text"/>
    <w:basedOn w:val="Normal"/>
    <w:link w:val="BalloonTextChar"/>
    <w:uiPriority w:val="99"/>
    <w:semiHidden w:val="1"/>
    <w:rsid w:val="00994D0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94D01"/>
    <w:rPr>
      <w:rFonts w:ascii="Tahoma" w:cs="Tahoma" w:eastAsia="MS Mincho" w:hAnsi="Tahoma"/>
      <w:sz w:val="16"/>
      <w:szCs w:val="16"/>
      <w:lang w:eastAsia="ja-JP" w:val="en-GB"/>
    </w:rPr>
  </w:style>
  <w:style w:type="paragraph" w:styleId="Tabletext10" w:customStyle="1">
    <w:name w:val="Table text (10)"/>
    <w:basedOn w:val="Normal"/>
    <w:rsid w:val="00994D01"/>
    <w:pPr>
      <w:spacing w:after="60" w:before="60"/>
    </w:pPr>
  </w:style>
  <w:style w:type="paragraph" w:styleId="Tabletext9" w:customStyle="1">
    <w:name w:val="Table text (9)"/>
    <w:basedOn w:val="Normal"/>
    <w:uiPriority w:val="99"/>
    <w:rsid w:val="00994D01"/>
    <w:pPr>
      <w:spacing w:after="60" w:before="60" w:line="210" w:lineRule="atLeast"/>
    </w:pPr>
    <w:rPr>
      <w:sz w:val="18"/>
    </w:rPr>
  </w:style>
  <w:style w:type="paragraph" w:styleId="Tabletext8" w:customStyle="1">
    <w:name w:val="Table text (8)"/>
    <w:basedOn w:val="Normal"/>
    <w:rsid w:val="00994D01"/>
    <w:pPr>
      <w:spacing w:after="60" w:before="60" w:line="190" w:lineRule="atLeast"/>
    </w:pPr>
    <w:rPr>
      <w:sz w:val="16"/>
    </w:rPr>
  </w:style>
  <w:style w:type="paragraph" w:styleId="Tabletext7" w:customStyle="1">
    <w:name w:val="Table text (7)"/>
    <w:basedOn w:val="Normal"/>
    <w:rsid w:val="00994D01"/>
    <w:pPr>
      <w:spacing w:after="60" w:before="60" w:line="170" w:lineRule="atLeast"/>
    </w:pPr>
    <w:rPr>
      <w:sz w:val="14"/>
    </w:rPr>
  </w:style>
  <w:style w:type="paragraph" w:styleId="Tabletext" w:customStyle="1">
    <w:name w:val="Table text"/>
    <w:rsid w:val="00994D01"/>
    <w:pPr>
      <w:spacing w:after="0" w:line="240" w:lineRule="auto"/>
    </w:pPr>
    <w:rPr>
      <w:rFonts w:ascii="Helvetica" w:cs="Times New Roman" w:eastAsia="Times New Roman" w:hAnsi="Helvetica"/>
      <w:sz w:val="16"/>
      <w:szCs w:val="16"/>
      <w:lang w:val="en-GB"/>
    </w:rPr>
  </w:style>
  <w:style w:type="paragraph" w:styleId="Default" w:customStyle="1">
    <w:name w:val="Default"/>
    <w:rsid w:val="00994D01"/>
    <w:pPr>
      <w:autoSpaceDE w:val="0"/>
      <w:autoSpaceDN w:val="0"/>
      <w:adjustRightInd w:val="0"/>
      <w:spacing w:after="0" w:line="240" w:lineRule="auto"/>
    </w:pPr>
    <w:rPr>
      <w:rFonts w:ascii="Arial" w:cs="Arial" w:eastAsia="Times New Roman" w:hAnsi="Arial"/>
      <w:color w:val="000000"/>
      <w:sz w:val="24"/>
      <w:szCs w:val="24"/>
    </w:rPr>
  </w:style>
  <w:style w:type="paragraph" w:styleId="CommentSubject">
    <w:name w:val="annotation subject"/>
    <w:basedOn w:val="CommentText"/>
    <w:next w:val="CommentText"/>
    <w:link w:val="CommentSubjectChar"/>
    <w:uiPriority w:val="99"/>
    <w:semiHidden w:val="1"/>
    <w:rsid w:val="00994D01"/>
    <w:rPr>
      <w:b w:val="1"/>
      <w:bCs w:val="1"/>
    </w:rPr>
  </w:style>
  <w:style w:type="character" w:styleId="CommentSubjectChar" w:customStyle="1">
    <w:name w:val="Comment Subject Char"/>
    <w:basedOn w:val="CommentTextChar"/>
    <w:link w:val="CommentSubject"/>
    <w:uiPriority w:val="99"/>
    <w:semiHidden w:val="1"/>
    <w:rsid w:val="00994D01"/>
    <w:rPr>
      <w:rFonts w:ascii="Arial" w:cs="Times New Roman" w:eastAsia="MS Mincho" w:hAnsi="Arial"/>
      <w:b w:val="1"/>
      <w:bCs w:val="1"/>
      <w:sz w:val="20"/>
      <w:szCs w:val="20"/>
      <w:lang w:eastAsia="ja-JP" w:val="en-GB"/>
    </w:rPr>
  </w:style>
  <w:style w:type="table" w:styleId="TableGrid">
    <w:name w:val="Table Grid"/>
    <w:basedOn w:val="TableNormal"/>
    <w:uiPriority w:val="59"/>
    <w:rsid w:val="00994D01"/>
    <w:pPr>
      <w:spacing w:after="240" w:line="230" w:lineRule="atLeast"/>
      <w:jc w:val="both"/>
    </w:pPr>
    <w:rPr>
      <w:rFonts w:ascii="Times New Roman" w:cs="Times New Roman" w:eastAsia="MS Mincho"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ttr-list" w:customStyle="1">
    <w:name w:val="attr-list"/>
    <w:rsid w:val="00994D01"/>
  </w:style>
  <w:style w:type="paragraph" w:styleId="NormalWeb">
    <w:name w:val="Normal (Web)"/>
    <w:basedOn w:val="Normal"/>
    <w:link w:val="NormalWebChar"/>
    <w:uiPriority w:val="99"/>
    <w:rsid w:val="00994D01"/>
    <w:pPr>
      <w:spacing w:after="100" w:afterAutospacing="1" w:before="100" w:beforeAutospacing="1" w:line="240" w:lineRule="auto"/>
      <w:jc w:val="left"/>
    </w:pPr>
    <w:rPr>
      <w:rFonts w:ascii="Times New Roman" w:eastAsia="Times New Roman" w:hAnsi="Times New Roman"/>
      <w:sz w:val="24"/>
      <w:szCs w:val="24"/>
      <w:lang w:eastAsia="en-GB"/>
    </w:rPr>
  </w:style>
  <w:style w:type="paragraph" w:styleId="NormalWeb1" w:customStyle="1">
    <w:name w:val="Normal (Web)1"/>
    <w:basedOn w:val="Normal"/>
    <w:rsid w:val="00994D01"/>
    <w:pPr>
      <w:spacing w:after="0" w:line="240" w:lineRule="auto"/>
      <w:jc w:val="left"/>
    </w:pPr>
    <w:rPr>
      <w:rFonts w:ascii="Times New Roman" w:eastAsia="Times New Roman" w:hAnsi="Times New Roman"/>
      <w:sz w:val="24"/>
      <w:szCs w:val="24"/>
      <w:lang w:eastAsia="en-US" w:val="en-US"/>
    </w:rPr>
  </w:style>
  <w:style w:type="paragraph" w:styleId="NoSpacing2" w:customStyle="1">
    <w:name w:val="No Spacing2"/>
    <w:aliases w:val="Code"/>
    <w:qFormat w:val="1"/>
    <w:rsid w:val="00994D0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0" w:line="240" w:lineRule="auto"/>
    </w:pPr>
    <w:rPr>
      <w:rFonts w:ascii="Courier New" w:cs="Times New Roman" w:eastAsia="Times New Roman" w:hAnsi="Courier New"/>
      <w:noProof w:val="1"/>
      <w:snapToGrid w:val="0"/>
      <w:sz w:val="20"/>
      <w:szCs w:val="20"/>
      <w:lang w:val="en-GB"/>
    </w:rPr>
  </w:style>
  <w:style w:type="paragraph" w:styleId="Small" w:customStyle="1">
    <w:name w:val="Small"/>
    <w:basedOn w:val="Normal"/>
    <w:qFormat w:val="1"/>
    <w:rsid w:val="00994D01"/>
    <w:pPr>
      <w:widowControl w:val="0"/>
      <w:spacing w:after="0" w:before="20" w:line="240" w:lineRule="auto"/>
      <w:jc w:val="left"/>
    </w:pPr>
    <w:rPr>
      <w:rFonts w:eastAsia="Times New Roman"/>
      <w:snapToGrid w:val="0"/>
      <w:sz w:val="16"/>
      <w:szCs w:val="16"/>
      <w:lang w:eastAsia="en-US"/>
    </w:rPr>
  </w:style>
  <w:style w:type="paragraph" w:styleId="Revision">
    <w:name w:val="Revision"/>
    <w:hidden w:val="1"/>
    <w:uiPriority w:val="99"/>
    <w:semiHidden w:val="1"/>
    <w:rsid w:val="00994D01"/>
    <w:pPr>
      <w:spacing w:after="0" w:line="240" w:lineRule="auto"/>
    </w:pPr>
    <w:rPr>
      <w:rFonts w:ascii="Arial" w:cs="Times New Roman" w:eastAsia="MS Mincho" w:hAnsi="Arial"/>
      <w:sz w:val="20"/>
      <w:szCs w:val="20"/>
      <w:lang w:eastAsia="ja-JP" w:val="en-GB"/>
    </w:rPr>
  </w:style>
  <w:style w:type="paragraph" w:styleId="Figuretitle2" w:customStyle="1">
    <w:name w:val="Figure title2"/>
    <w:basedOn w:val="Normal"/>
    <w:next w:val="Normal"/>
    <w:rsid w:val="00994D01"/>
    <w:pPr>
      <w:suppressAutoHyphens w:val="1"/>
      <w:spacing w:after="220" w:before="220"/>
      <w:jc w:val="center"/>
    </w:pPr>
    <w:rPr>
      <w:b w:val="1"/>
      <w:lang w:eastAsia="ar-SA" w:val="de-DE"/>
    </w:rPr>
  </w:style>
  <w:style w:type="paragraph" w:styleId="ISOComments" w:customStyle="1">
    <w:name w:val="ISO_Comments"/>
    <w:basedOn w:val="Normal"/>
    <w:rsid w:val="00994D01"/>
    <w:pPr>
      <w:spacing w:after="0" w:before="210" w:line="210" w:lineRule="exact"/>
      <w:jc w:val="left"/>
    </w:pPr>
    <w:rPr>
      <w:rFonts w:eastAsia="Times New Roman"/>
      <w:sz w:val="18"/>
      <w:lang w:eastAsia="en-US"/>
    </w:rPr>
  </w:style>
  <w:style w:type="paragraph" w:styleId="ISOChange" w:customStyle="1">
    <w:name w:val="ISO_Change"/>
    <w:basedOn w:val="Normal"/>
    <w:rsid w:val="00994D01"/>
    <w:pPr>
      <w:spacing w:after="0" w:before="210" w:line="210" w:lineRule="exact"/>
      <w:jc w:val="left"/>
    </w:pPr>
    <w:rPr>
      <w:rFonts w:eastAsia="Times New Roman"/>
      <w:sz w:val="18"/>
      <w:lang w:eastAsia="en-US"/>
    </w:rPr>
  </w:style>
  <w:style w:type="paragraph" w:styleId="NoSpacing1" w:customStyle="1">
    <w:name w:val="No Spacing1"/>
    <w:qFormat w:val="1"/>
    <w:rsid w:val="00994D0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val="1"/>
      <w:spacing w:after="0" w:line="240" w:lineRule="auto"/>
    </w:pPr>
    <w:rPr>
      <w:rFonts w:ascii="Courier New" w:cs="Times New Roman" w:eastAsia="Arial" w:hAnsi="Courier New"/>
      <w:sz w:val="20"/>
      <w:szCs w:val="20"/>
      <w:lang w:eastAsia="ar-SA" w:val="en-GB"/>
    </w:rPr>
  </w:style>
  <w:style w:type="paragraph" w:styleId="Firstparagraph" w:customStyle="1">
    <w:name w:val="First paragraph"/>
    <w:basedOn w:val="Normal"/>
    <w:next w:val="Normal"/>
    <w:rsid w:val="00994D01"/>
    <w:pPr>
      <w:overflowPunct w:val="0"/>
      <w:autoSpaceDE w:val="0"/>
      <w:autoSpaceDN w:val="0"/>
      <w:adjustRightInd w:val="0"/>
      <w:spacing w:after="0" w:line="260" w:lineRule="exact"/>
      <w:textAlignment w:val="baseline"/>
    </w:pPr>
    <w:rPr>
      <w:rFonts w:ascii="Times New Roman" w:eastAsia="Times New Roman" w:hAnsi="Times New Roman"/>
      <w:sz w:val="24"/>
      <w:lang w:eastAsia="en-US" w:val="en-US"/>
    </w:rPr>
  </w:style>
  <w:style w:type="paragraph" w:styleId="ISOSecretObservations" w:customStyle="1">
    <w:name w:val="ISO_Secret_Observations"/>
    <w:basedOn w:val="Normal"/>
    <w:rsid w:val="00994D01"/>
    <w:pPr>
      <w:spacing w:after="0" w:before="210" w:line="210" w:lineRule="exact"/>
      <w:jc w:val="left"/>
    </w:pPr>
    <w:rPr>
      <w:rFonts w:eastAsia="Times New Roman"/>
      <w:sz w:val="18"/>
      <w:lang w:eastAsia="en-US"/>
    </w:rPr>
  </w:style>
  <w:style w:type="paragraph" w:styleId="subpara" w:customStyle="1">
    <w:name w:val="sub para"/>
    <w:basedOn w:val="Normal"/>
    <w:rsid w:val="00994D01"/>
    <w:pPr>
      <w:spacing w:after="60" w:before="60" w:line="240" w:lineRule="auto"/>
      <w:ind w:left="1134" w:right="794" w:hanging="567"/>
    </w:pPr>
    <w:rPr>
      <w:rFonts w:ascii="Arial Narrow" w:eastAsia="Times New Roman" w:hAnsi="Arial Narrow"/>
      <w:sz w:val="22"/>
      <w:lang w:eastAsia="en-US" w:val="en-AU"/>
    </w:rPr>
  </w:style>
  <w:style w:type="paragraph" w:styleId="TOCHeading">
    <w:name w:val="TOC Heading"/>
    <w:basedOn w:val="Heading1"/>
    <w:next w:val="Normal"/>
    <w:uiPriority w:val="39"/>
    <w:unhideWhenUsed w:val="1"/>
    <w:qFormat w:val="1"/>
    <w:rsid w:val="00994D01"/>
    <w:pPr>
      <w:numPr>
        <w:numId w:val="0"/>
      </w:numPr>
      <w:tabs>
        <w:tab w:val="clear" w:pos="400"/>
        <w:tab w:val="clear" w:pos="560"/>
      </w:tabs>
      <w:suppressAutoHyphens w:val="0"/>
      <w:spacing w:after="60" w:before="240" w:line="230" w:lineRule="atLeast"/>
      <w:outlineLvl w:val="9"/>
    </w:pPr>
    <w:rPr>
      <w:rFonts w:ascii="Cambria" w:eastAsia="Times New Roman" w:hAnsi="Cambria"/>
      <w:kern w:val="32"/>
      <w:sz w:val="32"/>
      <w:szCs w:val="32"/>
    </w:rPr>
  </w:style>
  <w:style w:type="character" w:styleId="NumberingSymbols" w:customStyle="1">
    <w:name w:val="Numbering Symbols"/>
    <w:rsid w:val="00994D01"/>
  </w:style>
  <w:style w:type="paragraph" w:styleId="Caption1" w:customStyle="1">
    <w:name w:val="Caption1"/>
    <w:basedOn w:val="Normal"/>
    <w:rsid w:val="00994D01"/>
    <w:pPr>
      <w:widowControl w:val="0"/>
      <w:suppressLineNumbers w:val="1"/>
      <w:suppressAutoHyphens w:val="1"/>
      <w:spacing w:after="120" w:before="120" w:line="240" w:lineRule="auto"/>
      <w:jc w:val="left"/>
    </w:pPr>
    <w:rPr>
      <w:rFonts w:cs="Tahoma" w:eastAsia="Arial"/>
      <w:i w:val="1"/>
      <w:iCs w:val="1"/>
    </w:rPr>
  </w:style>
  <w:style w:type="paragraph" w:styleId="Index" w:customStyle="1">
    <w:name w:val="Index"/>
    <w:basedOn w:val="Normal"/>
    <w:rsid w:val="00994D01"/>
    <w:pPr>
      <w:widowControl w:val="0"/>
      <w:suppressLineNumbers w:val="1"/>
      <w:suppressAutoHyphens w:val="1"/>
      <w:spacing w:after="0" w:line="240" w:lineRule="auto"/>
      <w:jc w:val="left"/>
    </w:pPr>
    <w:rPr>
      <w:rFonts w:cs="Tahoma" w:eastAsia="Arial"/>
    </w:rPr>
  </w:style>
  <w:style w:type="paragraph" w:styleId="quotedtext" w:customStyle="1">
    <w:name w:val="quoted text"/>
    <w:basedOn w:val="Normal"/>
    <w:rsid w:val="00994D01"/>
    <w:pPr>
      <w:spacing w:after="60" w:before="60" w:line="240" w:lineRule="auto"/>
      <w:ind w:left="1134" w:right="1134" w:hanging="567"/>
    </w:pPr>
    <w:rPr>
      <w:rFonts w:ascii="Times New Roman" w:eastAsia="Times New Roman" w:hAnsi="Times New Roman"/>
      <w:i w:val="1"/>
      <w:lang w:eastAsia="fr-FR" w:val="en-AU"/>
    </w:rPr>
  </w:style>
  <w:style w:type="character" w:styleId="ipa1" w:customStyle="1">
    <w:name w:val="ipa1"/>
    <w:rsid w:val="00994D01"/>
    <w:rPr>
      <w:rFonts w:ascii="Arial Unicode MS" w:cs="Arial Unicode MS" w:eastAsia="Arial Unicode MS" w:hAnsi="Arial Unicode MS" w:hint="eastAsia"/>
    </w:rPr>
  </w:style>
  <w:style w:type="character" w:styleId="NormalWebChar" w:customStyle="1">
    <w:name w:val="Normal (Web) Char"/>
    <w:link w:val="NormalWeb"/>
    <w:uiPriority w:val="99"/>
    <w:rsid w:val="00994D01"/>
    <w:rPr>
      <w:rFonts w:ascii="Times New Roman" w:cs="Times New Roman" w:eastAsia="Times New Roman" w:hAnsi="Times New Roman"/>
      <w:sz w:val="24"/>
      <w:szCs w:val="24"/>
      <w:lang w:eastAsia="en-GB" w:val="en-GB"/>
    </w:rPr>
  </w:style>
  <w:style w:type="character" w:styleId="apple-converted-space" w:customStyle="1">
    <w:name w:val="apple-converted-space"/>
    <w:rsid w:val="00994D01"/>
  </w:style>
  <w:style w:type="paragraph" w:styleId="IntenseQuote">
    <w:name w:val="Intense Quote"/>
    <w:basedOn w:val="Normal"/>
    <w:next w:val="Normal"/>
    <w:link w:val="IntenseQuoteChar"/>
    <w:uiPriority w:val="30"/>
    <w:qFormat w:val="1"/>
    <w:rsid w:val="00994D01"/>
    <w:pPr>
      <w:spacing w:after="0" w:line="240" w:lineRule="auto"/>
      <w:ind w:left="720" w:right="720"/>
      <w:jc w:val="left"/>
    </w:pPr>
    <w:rPr>
      <w:rFonts w:ascii="Cambria" w:eastAsia="Cambria" w:hAnsi="Cambria"/>
      <w:b w:val="1"/>
      <w:i w:val="1"/>
      <w:sz w:val="24"/>
      <w:szCs w:val="22"/>
      <w:lang w:eastAsia="en-US" w:val="en-US"/>
    </w:rPr>
  </w:style>
  <w:style w:type="character" w:styleId="IntenseQuoteChar" w:customStyle="1">
    <w:name w:val="Intense Quote Char"/>
    <w:basedOn w:val="DefaultParagraphFont"/>
    <w:link w:val="IntenseQuote"/>
    <w:uiPriority w:val="30"/>
    <w:rsid w:val="00994D01"/>
    <w:rPr>
      <w:rFonts w:ascii="Cambria" w:cs="Times New Roman" w:eastAsia="Cambria" w:hAnsi="Cambria"/>
      <w:b w:val="1"/>
      <w:i w:val="1"/>
      <w:sz w:val="24"/>
    </w:rPr>
  </w:style>
  <w:style w:type="paragraph" w:styleId="ParagraphText" w:customStyle="1">
    <w:name w:val="Paragraph Text"/>
    <w:basedOn w:val="Normal"/>
    <w:rsid w:val="00994D01"/>
    <w:pPr>
      <w:suppressAutoHyphens w:val="1"/>
      <w:spacing w:after="62" w:line="240" w:lineRule="auto"/>
      <w:jc w:val="left"/>
    </w:pPr>
    <w:rPr>
      <w:color w:val="000000"/>
      <w:szCs w:val="16"/>
      <w:lang w:eastAsia="ar-SA"/>
    </w:rPr>
  </w:style>
  <w:style w:type="paragraph" w:styleId="Heading2-3" w:customStyle="1">
    <w:name w:val="Heading 2-3"/>
    <w:basedOn w:val="Normal"/>
    <w:next w:val="Normal"/>
    <w:rsid w:val="00994D01"/>
    <w:pPr>
      <w:tabs>
        <w:tab w:val="num" w:pos="360"/>
      </w:tabs>
      <w:suppressAutoHyphens w:val="1"/>
      <w:spacing w:after="120" w:before="120" w:line="240" w:lineRule="auto"/>
      <w:ind w:left="360" w:hanging="360"/>
    </w:pPr>
    <w:rPr>
      <w:b w:val="1"/>
      <w:lang w:eastAsia="ar-SA"/>
    </w:rPr>
  </w:style>
  <w:style w:type="table" w:styleId="LightList-Accent1">
    <w:name w:val="Light List Accent 1"/>
    <w:basedOn w:val="TableNormal"/>
    <w:uiPriority w:val="61"/>
    <w:rsid w:val="00994D01"/>
    <w:pPr>
      <w:spacing w:after="0" w:line="240" w:lineRule="auto"/>
    </w:pPr>
    <w:rPr>
      <w:rFonts w:ascii="Times New Roman" w:cs="Times New Roman" w:eastAsia="MS Mincho" w:hAnsi="Times New Roman"/>
      <w:sz w:val="20"/>
      <w:szCs w:val="20"/>
    </w:rPr>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TableGrid1" w:customStyle="1">
    <w:name w:val="Table Grid1"/>
    <w:basedOn w:val="TableNormal"/>
    <w:next w:val="TableGrid"/>
    <w:uiPriority w:val="59"/>
    <w:rsid w:val="00994D01"/>
    <w:pPr>
      <w:widowControl w:val="0"/>
      <w:spacing w:after="0" w:line="240" w:lineRule="auto"/>
    </w:pPr>
    <w:rPr>
      <w:rFonts w:ascii="Times New Roman" w:cs="Times New Roman" w:eastAsia="Times New Roman" w:hAnsi="Times New Roman"/>
      <w:sz w:val="20"/>
      <w:szCs w:val="20"/>
      <w:lang w:eastAsia="en-GB"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rsid w:val="00994D01"/>
    <w:pPr>
      <w:widowControl w:val="0"/>
      <w:spacing w:after="0" w:line="240" w:lineRule="auto"/>
    </w:pPr>
    <w:rPr>
      <w:rFonts w:ascii="Times New Roman" w:cs="Times New Roman" w:eastAsia="Times New Roman" w:hAnsi="Times New Roman"/>
      <w:sz w:val="20"/>
      <w:szCs w:val="20"/>
      <w:lang w:eastAsia="en-GB"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ibliography11" w:customStyle="1">
    <w:name w:val="Bibliography11"/>
    <w:basedOn w:val="Normal"/>
    <w:rsid w:val="00994D01"/>
    <w:pPr>
      <w:tabs>
        <w:tab w:val="num" w:pos="432"/>
        <w:tab w:val="left" w:pos="660"/>
      </w:tabs>
      <w:ind w:left="432" w:hanging="432"/>
    </w:pPr>
  </w:style>
  <w:style w:type="paragraph" w:styleId="TABLE-col-heading" w:customStyle="1">
    <w:name w:val="TABLE-col-heading"/>
    <w:basedOn w:val="Normal"/>
    <w:rsid w:val="00994D01"/>
    <w:pPr>
      <w:keepLines w:val="1"/>
      <w:spacing w:after="0" w:line="180" w:lineRule="exact"/>
      <w:ind w:left="-57" w:right="-57"/>
      <w:jc w:val="center"/>
    </w:pPr>
    <w:rPr>
      <w:rFonts w:cs="Arial" w:eastAsia="Times New Roman"/>
      <w:b w:val="1"/>
      <w:sz w:val="16"/>
      <w:szCs w:val="22"/>
      <w:lang w:eastAsia="zh-CN"/>
    </w:rPr>
  </w:style>
  <w:style w:type="paragraph" w:styleId="Bibliography2" w:customStyle="1">
    <w:name w:val="Bibliography2"/>
    <w:basedOn w:val="Normal"/>
    <w:rsid w:val="000E43D8"/>
    <w:pPr>
      <w:tabs>
        <w:tab w:val="num" w:pos="432"/>
        <w:tab w:val="left" w:pos="660"/>
      </w:tabs>
      <w:ind w:left="432" w:hanging="432"/>
    </w:pPr>
  </w:style>
  <w:style w:type="character" w:styleId="tag" w:customStyle="1">
    <w:name w:val="tag"/>
    <w:basedOn w:val="DefaultParagraphFont"/>
    <w:rsid w:val="005B2500"/>
  </w:style>
  <w:style w:type="character" w:styleId="tag-name" w:customStyle="1">
    <w:name w:val="tag-name"/>
    <w:basedOn w:val="DefaultParagraphFont"/>
    <w:rsid w:val="005B2500"/>
  </w:style>
  <w:style w:type="character" w:styleId="attribute" w:customStyle="1">
    <w:name w:val="attribute"/>
    <w:basedOn w:val="DefaultParagraphFont"/>
    <w:rsid w:val="005B2500"/>
  </w:style>
  <w:style w:type="character" w:styleId="attribute-value" w:customStyle="1">
    <w:name w:val="attribute-value"/>
    <w:basedOn w:val="DefaultParagraphFont"/>
    <w:rsid w:val="005B2500"/>
  </w:style>
  <w:style w:type="character" w:styleId="string" w:customStyle="1">
    <w:name w:val="string"/>
    <w:basedOn w:val="DefaultParagraphFont"/>
    <w:rsid w:val="00D913C7"/>
  </w:style>
  <w:style w:type="character" w:styleId="keyword" w:customStyle="1">
    <w:name w:val="keyword"/>
    <w:basedOn w:val="DefaultParagraphFont"/>
    <w:rsid w:val="00D913C7"/>
  </w:style>
  <w:style w:type="table" w:styleId="TableGrid11" w:customStyle="1">
    <w:name w:val="Table Grid11"/>
    <w:basedOn w:val="TableNormal"/>
    <w:next w:val="TableGrid"/>
    <w:uiPriority w:val="59"/>
    <w:rsid w:val="0076633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next w:val="TableGrid"/>
    <w:uiPriority w:val="59"/>
    <w:rsid w:val="00F0610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datatypes" w:customStyle="1">
    <w:name w:val="datatypes"/>
    <w:basedOn w:val="DefaultParagraphFont"/>
    <w:rsid w:val="00155BC7"/>
  </w:style>
  <w:style w:type="paragraph" w:styleId="Subtitle">
    <w:name w:val="Subtitle"/>
    <w:basedOn w:val="Normal"/>
    <w:next w:val="Normal"/>
    <w:pPr>
      <w:spacing w:after="60" w:lineRule="auto"/>
      <w:jc w:val="center"/>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43.0" w:type="dxa"/>
        <w:left w:w="115.0" w:type="dxa"/>
        <w:bottom w:w="43.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29.0" w:type="dxa"/>
        <w:left w:w="115.0" w:type="dxa"/>
        <w:bottom w:w="29.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43.0" w:type="dxa"/>
        <w:left w:w="115.0" w:type="dxa"/>
        <w:bottom w:w="43.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tblPr>
      <w:tblStyleRowBandSize w:val="1"/>
      <w:tblStyleColBandSize w:val="1"/>
      <w:tblCellMar>
        <w:top w:w="0.0" w:type="dxa"/>
        <w:left w:w="115.0" w:type="dxa"/>
        <w:bottom w:w="0.0" w:type="dxa"/>
        <w:right w:w="115.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tblPr>
      <w:tblStyleRowBandSize w:val="1"/>
      <w:tblStyleColBandSize w:val="1"/>
      <w:tblCellMar>
        <w:top w:w="0.0" w:type="dxa"/>
        <w:left w:w="115.0" w:type="dxa"/>
        <w:bottom w:w="0.0" w:type="dxa"/>
        <w:right w:w="115.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tblPr>
      <w:tblStyleRowBandSize w:val="1"/>
      <w:tblStyleColBandSize w:val="1"/>
      <w:tblCellMar>
        <w:top w:w="0.0" w:type="dxa"/>
        <w:left w:w="115.0" w:type="dxa"/>
        <w:bottom w:w="0.0" w:type="dxa"/>
        <w:right w:w="115.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tblPr>
      <w:tblStyleRowBandSize w:val="1"/>
      <w:tblStyleColBandSize w:val="1"/>
      <w:tblCellMar>
        <w:top w:w="0.0" w:type="dxa"/>
        <w:left w:w="115.0" w:type="dxa"/>
        <w:bottom w:w="0.0" w:type="dxa"/>
        <w:right w:w="115.0" w:type="dxa"/>
      </w:tblCellMar>
    </w:tblPr>
  </w:style>
  <w:style w:type="table" w:styleId="Table171">
    <w:basedOn w:val="TableNormal"/>
    <w:tblPr>
      <w:tblStyleRowBandSize w:val="1"/>
      <w:tblStyleColBandSize w:val="1"/>
      <w:tblCellMar>
        <w:top w:w="0.0" w:type="dxa"/>
        <w:left w:w="115.0" w:type="dxa"/>
        <w:bottom w:w="0.0" w:type="dxa"/>
        <w:right w:w="115.0" w:type="dxa"/>
      </w:tblCellMar>
    </w:tblPr>
  </w:style>
  <w:style w:type="table" w:styleId="Table172">
    <w:basedOn w:val="TableNormal"/>
    <w:tblPr>
      <w:tblStyleRowBandSize w:val="1"/>
      <w:tblStyleColBandSize w:val="1"/>
      <w:tblCellMar>
        <w:top w:w="0.0" w:type="dxa"/>
        <w:left w:w="115.0" w:type="dxa"/>
        <w:bottom w:w="0.0" w:type="dxa"/>
        <w:right w:w="115.0" w:type="dxa"/>
      </w:tblCellMar>
    </w:tblPr>
  </w:style>
  <w:style w:type="table" w:styleId="Table173">
    <w:basedOn w:val="TableNormal"/>
    <w:tblPr>
      <w:tblStyleRowBandSize w:val="1"/>
      <w:tblStyleColBandSize w:val="1"/>
      <w:tblCellMar>
        <w:top w:w="0.0" w:type="dxa"/>
        <w:left w:w="115.0" w:type="dxa"/>
        <w:bottom w:w="0.0" w:type="dxa"/>
        <w:right w:w="115.0" w:type="dxa"/>
      </w:tblCellMar>
    </w:tblPr>
  </w:style>
  <w:style w:type="table" w:styleId="Table174">
    <w:basedOn w:val="TableNormal"/>
    <w:tblPr>
      <w:tblStyleRowBandSize w:val="1"/>
      <w:tblStyleColBandSize w:val="1"/>
      <w:tblCellMar>
        <w:top w:w="0.0" w:type="dxa"/>
        <w:left w:w="115.0" w:type="dxa"/>
        <w:bottom w:w="0.0" w:type="dxa"/>
        <w:right w:w="115.0" w:type="dxa"/>
      </w:tblCellMar>
    </w:tblPr>
  </w:style>
  <w:style w:type="table" w:styleId="Table175">
    <w:basedOn w:val="TableNormal"/>
    <w:tblPr>
      <w:tblStyleRowBandSize w:val="1"/>
      <w:tblStyleColBandSize w:val="1"/>
      <w:tblCellMar>
        <w:top w:w="0.0" w:type="dxa"/>
        <w:left w:w="115.0" w:type="dxa"/>
        <w:bottom w:w="0.0" w:type="dxa"/>
        <w:right w:w="115.0" w:type="dxa"/>
      </w:tblCellMar>
    </w:tblPr>
  </w:style>
  <w:style w:type="table" w:styleId="Table176">
    <w:basedOn w:val="TableNormal"/>
    <w:tblPr>
      <w:tblStyleRowBandSize w:val="1"/>
      <w:tblStyleColBandSize w:val="1"/>
      <w:tblCellMar>
        <w:top w:w="0.0" w:type="dxa"/>
        <w:left w:w="115.0" w:type="dxa"/>
        <w:bottom w:w="0.0" w:type="dxa"/>
        <w:right w:w="115.0" w:type="dxa"/>
      </w:tblCellMar>
    </w:tblPr>
  </w:style>
  <w:style w:type="table" w:styleId="Table177">
    <w:basedOn w:val="TableNormal"/>
    <w:tblPr>
      <w:tblStyleRowBandSize w:val="1"/>
      <w:tblStyleColBandSize w:val="1"/>
      <w:tblCellMar>
        <w:top w:w="0.0" w:type="dxa"/>
        <w:left w:w="115.0" w:type="dxa"/>
        <w:bottom w:w="0.0" w:type="dxa"/>
        <w:right w:w="115.0" w:type="dxa"/>
      </w:tblCellMar>
    </w:tblPr>
  </w:style>
  <w:style w:type="table" w:styleId="Table178">
    <w:basedOn w:val="TableNormal"/>
    <w:tblPr>
      <w:tblStyleRowBandSize w:val="1"/>
      <w:tblStyleColBandSize w:val="1"/>
      <w:tblCellMar>
        <w:top w:w="0.0" w:type="dxa"/>
        <w:left w:w="115.0" w:type="dxa"/>
        <w:bottom w:w="0.0" w:type="dxa"/>
        <w:right w:w="115.0" w:type="dxa"/>
      </w:tblCellMar>
    </w:tblPr>
  </w:style>
  <w:style w:type="table" w:styleId="Table179">
    <w:basedOn w:val="TableNormal"/>
    <w:tblPr>
      <w:tblStyleRowBandSize w:val="1"/>
      <w:tblStyleColBandSize w:val="1"/>
      <w:tblCellMar>
        <w:top w:w="0.0" w:type="dxa"/>
        <w:left w:w="115.0" w:type="dxa"/>
        <w:bottom w:w="0.0" w:type="dxa"/>
        <w:right w:w="115.0" w:type="dxa"/>
      </w:tblCellMar>
    </w:tblPr>
  </w:style>
  <w:style w:type="table" w:styleId="Table180">
    <w:basedOn w:val="TableNormal"/>
    <w:tblPr>
      <w:tblStyleRowBandSize w:val="1"/>
      <w:tblStyleColBandSize w:val="1"/>
      <w:tblCellMar>
        <w:top w:w="0.0" w:type="dxa"/>
        <w:left w:w="115.0" w:type="dxa"/>
        <w:bottom w:w="0.0" w:type="dxa"/>
        <w:right w:w="115.0" w:type="dxa"/>
      </w:tblCellMar>
    </w:tblPr>
  </w:style>
  <w:style w:type="table" w:styleId="Table181">
    <w:basedOn w:val="TableNormal"/>
    <w:tblPr>
      <w:tblStyleRowBandSize w:val="1"/>
      <w:tblStyleColBandSize w:val="1"/>
      <w:tblCellMar>
        <w:top w:w="0.0" w:type="dxa"/>
        <w:left w:w="115.0" w:type="dxa"/>
        <w:bottom w:w="0.0" w:type="dxa"/>
        <w:right w:w="115.0" w:type="dxa"/>
      </w:tblCellMar>
    </w:tblPr>
  </w:style>
  <w:style w:type="table" w:styleId="Table182">
    <w:basedOn w:val="TableNormal"/>
    <w:tblPr>
      <w:tblStyleRowBandSize w:val="1"/>
      <w:tblStyleColBandSize w:val="1"/>
      <w:tblCellMar>
        <w:top w:w="0.0" w:type="dxa"/>
        <w:left w:w="115.0" w:type="dxa"/>
        <w:bottom w:w="0.0" w:type="dxa"/>
        <w:right w:w="115.0" w:type="dxa"/>
      </w:tblCellMar>
    </w:tblPr>
  </w:style>
  <w:style w:type="table" w:styleId="Table183">
    <w:basedOn w:val="TableNormal"/>
    <w:tblPr>
      <w:tblStyleRowBandSize w:val="1"/>
      <w:tblStyleColBandSize w:val="1"/>
      <w:tblCellMar>
        <w:top w:w="0.0" w:type="dxa"/>
        <w:left w:w="115.0" w:type="dxa"/>
        <w:bottom w:w="0.0" w:type="dxa"/>
        <w:right w:w="115.0" w:type="dxa"/>
      </w:tblCellMar>
    </w:tblPr>
  </w:style>
  <w:style w:type="table" w:styleId="Table184">
    <w:basedOn w:val="TableNormal"/>
    <w:tblPr>
      <w:tblStyleRowBandSize w:val="1"/>
      <w:tblStyleColBandSize w:val="1"/>
      <w:tblCellMar>
        <w:top w:w="0.0" w:type="dxa"/>
        <w:left w:w="115.0" w:type="dxa"/>
        <w:bottom w:w="0.0" w:type="dxa"/>
        <w:right w:w="115.0" w:type="dxa"/>
      </w:tblCellMar>
    </w:tblPr>
  </w:style>
  <w:style w:type="table" w:styleId="Table185">
    <w:basedOn w:val="TableNormal"/>
    <w:tblPr>
      <w:tblStyleRowBandSize w:val="1"/>
      <w:tblStyleColBandSize w:val="1"/>
      <w:tblCellMar>
        <w:top w:w="0.0" w:type="dxa"/>
        <w:left w:w="115.0" w:type="dxa"/>
        <w:bottom w:w="0.0" w:type="dxa"/>
        <w:right w:w="115.0" w:type="dxa"/>
      </w:tblCellMar>
    </w:tblPr>
  </w:style>
  <w:style w:type="table" w:styleId="Table186">
    <w:basedOn w:val="TableNormal"/>
    <w:tblPr>
      <w:tblStyleRowBandSize w:val="1"/>
      <w:tblStyleColBandSize w:val="1"/>
      <w:tblCellMar>
        <w:top w:w="0.0" w:type="dxa"/>
        <w:left w:w="115.0" w:type="dxa"/>
        <w:bottom w:w="0.0" w:type="dxa"/>
        <w:right w:w="115.0" w:type="dxa"/>
      </w:tblCellMar>
    </w:tblPr>
  </w:style>
  <w:style w:type="table" w:styleId="Table187">
    <w:basedOn w:val="TableNormal"/>
    <w:tblPr>
      <w:tblStyleRowBandSize w:val="1"/>
      <w:tblStyleColBandSize w:val="1"/>
      <w:tblCellMar>
        <w:top w:w="0.0" w:type="dxa"/>
        <w:left w:w="115.0" w:type="dxa"/>
        <w:bottom w:w="0.0" w:type="dxa"/>
        <w:right w:w="115.0" w:type="dxa"/>
      </w:tblCellMar>
    </w:tblPr>
  </w:style>
  <w:style w:type="table" w:styleId="Table188">
    <w:basedOn w:val="TableNormal"/>
    <w:tblPr>
      <w:tblStyleRowBandSize w:val="1"/>
      <w:tblStyleColBandSize w:val="1"/>
      <w:tblCellMar>
        <w:top w:w="0.0" w:type="dxa"/>
        <w:left w:w="115.0" w:type="dxa"/>
        <w:bottom w:w="0.0" w:type="dxa"/>
        <w:right w:w="115.0" w:type="dxa"/>
      </w:tblCellMar>
    </w:tblPr>
  </w:style>
  <w:style w:type="table" w:styleId="Table189">
    <w:basedOn w:val="TableNormal"/>
    <w:tblPr>
      <w:tblStyleRowBandSize w:val="1"/>
      <w:tblStyleColBandSize w:val="1"/>
      <w:tblCellMar>
        <w:top w:w="0.0" w:type="dxa"/>
        <w:left w:w="115.0" w:type="dxa"/>
        <w:bottom w:w="0.0" w:type="dxa"/>
        <w:right w:w="115.0" w:type="dxa"/>
      </w:tblCellMar>
    </w:tblPr>
  </w:style>
  <w:style w:type="table" w:styleId="Table190">
    <w:basedOn w:val="TableNormal"/>
    <w:tblPr>
      <w:tblStyleRowBandSize w:val="1"/>
      <w:tblStyleColBandSize w:val="1"/>
      <w:tblCellMar>
        <w:top w:w="0.0" w:type="dxa"/>
        <w:left w:w="115.0" w:type="dxa"/>
        <w:bottom w:w="0.0" w:type="dxa"/>
        <w:right w:w="115.0" w:type="dxa"/>
      </w:tblCellMar>
    </w:tblPr>
  </w:style>
  <w:style w:type="table" w:styleId="Table191">
    <w:basedOn w:val="TableNormal"/>
    <w:tblPr>
      <w:tblStyleRowBandSize w:val="1"/>
      <w:tblStyleColBandSize w:val="1"/>
      <w:tblCellMar>
        <w:top w:w="0.0" w:type="dxa"/>
        <w:left w:w="115.0" w:type="dxa"/>
        <w:bottom w:w="0.0" w:type="dxa"/>
        <w:right w:w="115.0" w:type="dxa"/>
      </w:tblCellMar>
    </w:tblPr>
  </w:style>
  <w:style w:type="table" w:styleId="Table192">
    <w:basedOn w:val="TableNormal"/>
    <w:tblPr>
      <w:tblStyleRowBandSize w:val="1"/>
      <w:tblStyleColBandSize w:val="1"/>
      <w:tblCellMar>
        <w:top w:w="0.0" w:type="dxa"/>
        <w:left w:w="115.0" w:type="dxa"/>
        <w:bottom w:w="0.0" w:type="dxa"/>
        <w:right w:w="115.0" w:type="dxa"/>
      </w:tblCellMar>
    </w:tblPr>
  </w:style>
  <w:style w:type="table" w:styleId="Table193">
    <w:basedOn w:val="TableNormal"/>
    <w:tblPr>
      <w:tblStyleRowBandSize w:val="1"/>
      <w:tblStyleColBandSize w:val="1"/>
      <w:tblCellMar>
        <w:top w:w="0.0" w:type="dxa"/>
        <w:left w:w="115.0" w:type="dxa"/>
        <w:bottom w:w="0.0" w:type="dxa"/>
        <w:right w:w="115.0" w:type="dxa"/>
      </w:tblCellMar>
    </w:tblPr>
  </w:style>
  <w:style w:type="table" w:styleId="Table194">
    <w:basedOn w:val="TableNormal"/>
    <w:tblPr>
      <w:tblStyleRowBandSize w:val="1"/>
      <w:tblStyleColBandSize w:val="1"/>
      <w:tblCellMar>
        <w:top w:w="0.0" w:type="dxa"/>
        <w:left w:w="115.0" w:type="dxa"/>
        <w:bottom w:w="0.0" w:type="dxa"/>
        <w:right w:w="115.0" w:type="dxa"/>
      </w:tblCellMar>
    </w:tblPr>
  </w:style>
  <w:style w:type="table" w:styleId="Table195">
    <w:basedOn w:val="TableNormal"/>
    <w:tblPr>
      <w:tblStyleRowBandSize w:val="1"/>
      <w:tblStyleColBandSize w:val="1"/>
      <w:tblCellMar>
        <w:top w:w="0.0" w:type="dxa"/>
        <w:left w:w="115.0" w:type="dxa"/>
        <w:bottom w:w="0.0" w:type="dxa"/>
        <w:right w:w="115.0" w:type="dxa"/>
      </w:tblCellMar>
    </w:tblPr>
  </w:style>
  <w:style w:type="table" w:styleId="Table196">
    <w:basedOn w:val="TableNormal"/>
    <w:tblPr>
      <w:tblStyleRowBandSize w:val="1"/>
      <w:tblStyleColBandSize w:val="1"/>
      <w:tblCellMar>
        <w:top w:w="0.0" w:type="dxa"/>
        <w:left w:w="115.0" w:type="dxa"/>
        <w:bottom w:w="0.0" w:type="dxa"/>
        <w:right w:w="115.0" w:type="dxa"/>
      </w:tblCellMar>
    </w:tblPr>
  </w:style>
  <w:style w:type="table" w:styleId="Table197">
    <w:basedOn w:val="TableNormal"/>
    <w:tblPr>
      <w:tblStyleRowBandSize w:val="1"/>
      <w:tblStyleColBandSize w:val="1"/>
      <w:tblCellMar>
        <w:top w:w="0.0" w:type="dxa"/>
        <w:left w:w="115.0" w:type="dxa"/>
        <w:bottom w:w="0.0" w:type="dxa"/>
        <w:right w:w="115.0" w:type="dxa"/>
      </w:tblCellMar>
    </w:tblPr>
  </w:style>
  <w:style w:type="table" w:styleId="Table198">
    <w:basedOn w:val="TableNormal"/>
    <w:tblPr>
      <w:tblStyleRowBandSize w:val="1"/>
      <w:tblStyleColBandSize w:val="1"/>
      <w:tblCellMar>
        <w:top w:w="0.0" w:type="dxa"/>
        <w:left w:w="115.0" w:type="dxa"/>
        <w:bottom w:w="0.0" w:type="dxa"/>
        <w:right w:w="115.0" w:type="dxa"/>
      </w:tblCellMar>
    </w:tblPr>
  </w:style>
  <w:style w:type="table" w:styleId="Table199">
    <w:basedOn w:val="TableNormal"/>
    <w:tblPr>
      <w:tblStyleRowBandSize w:val="1"/>
      <w:tblStyleColBandSize w:val="1"/>
      <w:tblCellMar>
        <w:top w:w="0.0" w:type="dxa"/>
        <w:left w:w="115.0" w:type="dxa"/>
        <w:bottom w:w="0.0" w:type="dxa"/>
        <w:right w:w="115.0" w:type="dxa"/>
      </w:tblCellMar>
    </w:tblPr>
  </w:style>
  <w:style w:type="table" w:styleId="Table200">
    <w:basedOn w:val="TableNormal"/>
    <w:tblPr>
      <w:tblStyleRowBandSize w:val="1"/>
      <w:tblStyleColBandSize w:val="1"/>
      <w:tblCellMar>
        <w:top w:w="0.0" w:type="dxa"/>
        <w:left w:w="115.0" w:type="dxa"/>
        <w:bottom w:w="0.0" w:type="dxa"/>
        <w:right w:w="115.0" w:type="dxa"/>
      </w:tblCellMar>
    </w:tblPr>
  </w:style>
  <w:style w:type="table" w:styleId="Table201">
    <w:basedOn w:val="TableNormal"/>
    <w:tblPr>
      <w:tblStyleRowBandSize w:val="1"/>
      <w:tblStyleColBandSize w:val="1"/>
      <w:tblCellMar>
        <w:top w:w="0.0" w:type="dxa"/>
        <w:left w:w="115.0" w:type="dxa"/>
        <w:bottom w:w="0.0" w:type="dxa"/>
        <w:right w:w="115.0" w:type="dxa"/>
      </w:tblCellMar>
    </w:tblPr>
  </w:style>
  <w:style w:type="table" w:styleId="Table202">
    <w:basedOn w:val="TableNormal"/>
    <w:tblPr>
      <w:tblStyleRowBandSize w:val="1"/>
      <w:tblStyleColBandSize w:val="1"/>
      <w:tblCellMar>
        <w:top w:w="0.0" w:type="dxa"/>
        <w:left w:w="115.0" w:type="dxa"/>
        <w:bottom w:w="0.0" w:type="dxa"/>
        <w:right w:w="115.0" w:type="dxa"/>
      </w:tblCellMar>
    </w:tblPr>
  </w:style>
  <w:style w:type="table" w:styleId="Table203">
    <w:basedOn w:val="TableNormal"/>
    <w:tblPr>
      <w:tblStyleRowBandSize w:val="1"/>
      <w:tblStyleColBandSize w:val="1"/>
      <w:tblCellMar>
        <w:top w:w="0.0" w:type="dxa"/>
        <w:left w:w="115.0" w:type="dxa"/>
        <w:bottom w:w="0.0" w:type="dxa"/>
        <w:right w:w="115.0" w:type="dxa"/>
      </w:tblCellMar>
    </w:tblPr>
  </w:style>
  <w:style w:type="table" w:styleId="Table204">
    <w:basedOn w:val="TableNormal"/>
    <w:tblPr>
      <w:tblStyleRowBandSize w:val="1"/>
      <w:tblStyleColBandSize w:val="1"/>
      <w:tblCellMar>
        <w:top w:w="0.0" w:type="dxa"/>
        <w:left w:w="115.0" w:type="dxa"/>
        <w:bottom w:w="0.0" w:type="dxa"/>
        <w:right w:w="115.0" w:type="dxa"/>
      </w:tblCellMar>
    </w:tblPr>
  </w:style>
  <w:style w:type="table" w:styleId="Table205">
    <w:basedOn w:val="TableNormal"/>
    <w:tblPr>
      <w:tblStyleRowBandSize w:val="1"/>
      <w:tblStyleColBandSize w:val="1"/>
      <w:tblCellMar>
        <w:top w:w="0.0" w:type="dxa"/>
        <w:left w:w="115.0" w:type="dxa"/>
        <w:bottom w:w="0.0" w:type="dxa"/>
        <w:right w:w="115.0" w:type="dxa"/>
      </w:tblCellMar>
    </w:tblPr>
  </w:style>
  <w:style w:type="table" w:styleId="Table206">
    <w:basedOn w:val="TableNormal"/>
    <w:tblPr>
      <w:tblStyleRowBandSize w:val="1"/>
      <w:tblStyleColBandSize w:val="1"/>
      <w:tblCellMar>
        <w:top w:w="0.0" w:type="dxa"/>
        <w:left w:w="115.0" w:type="dxa"/>
        <w:bottom w:w="0.0" w:type="dxa"/>
        <w:right w:w="115.0" w:type="dxa"/>
      </w:tblCellMar>
    </w:tblPr>
  </w:style>
  <w:style w:type="table" w:styleId="Table207">
    <w:basedOn w:val="TableNormal"/>
    <w:tblPr>
      <w:tblStyleRowBandSize w:val="1"/>
      <w:tblStyleColBandSize w:val="1"/>
      <w:tblCellMar>
        <w:top w:w="0.0" w:type="dxa"/>
        <w:left w:w="115.0" w:type="dxa"/>
        <w:bottom w:w="0.0" w:type="dxa"/>
        <w:right w:w="115.0" w:type="dxa"/>
      </w:tblCellMar>
    </w:tblPr>
  </w:style>
  <w:style w:type="table" w:styleId="Table208">
    <w:basedOn w:val="TableNormal"/>
    <w:tblPr>
      <w:tblStyleRowBandSize w:val="1"/>
      <w:tblStyleColBandSize w:val="1"/>
      <w:tblCellMar>
        <w:top w:w="0.0" w:type="dxa"/>
        <w:left w:w="115.0" w:type="dxa"/>
        <w:bottom w:w="0.0" w:type="dxa"/>
        <w:right w:w="115.0" w:type="dxa"/>
      </w:tblCellMar>
    </w:tblPr>
  </w:style>
  <w:style w:type="table" w:styleId="Table209">
    <w:basedOn w:val="TableNormal"/>
    <w:tblPr>
      <w:tblStyleRowBandSize w:val="1"/>
      <w:tblStyleColBandSize w:val="1"/>
      <w:tblCellMar>
        <w:top w:w="0.0" w:type="dxa"/>
        <w:left w:w="115.0" w:type="dxa"/>
        <w:bottom w:w="0.0" w:type="dxa"/>
        <w:right w:w="115.0" w:type="dxa"/>
      </w:tblCellMar>
    </w:tblPr>
  </w:style>
  <w:style w:type="table" w:styleId="Table210">
    <w:basedOn w:val="TableNormal"/>
    <w:tblPr>
      <w:tblStyleRowBandSize w:val="1"/>
      <w:tblStyleColBandSize w:val="1"/>
      <w:tblCellMar>
        <w:top w:w="0.0" w:type="dxa"/>
        <w:left w:w="115.0" w:type="dxa"/>
        <w:bottom w:w="0.0" w:type="dxa"/>
        <w:right w:w="115.0" w:type="dxa"/>
      </w:tblCellMar>
    </w:tblPr>
  </w:style>
  <w:style w:type="table" w:styleId="Table211">
    <w:basedOn w:val="TableNormal"/>
    <w:tblPr>
      <w:tblStyleRowBandSize w:val="1"/>
      <w:tblStyleColBandSize w:val="1"/>
      <w:tblCellMar>
        <w:top w:w="0.0" w:type="dxa"/>
        <w:left w:w="115.0" w:type="dxa"/>
        <w:bottom w:w="0.0" w:type="dxa"/>
        <w:right w:w="115.0" w:type="dxa"/>
      </w:tblCellMar>
    </w:tblPr>
  </w:style>
  <w:style w:type="table" w:styleId="Table212">
    <w:basedOn w:val="TableNormal"/>
    <w:tblPr>
      <w:tblStyleRowBandSize w:val="1"/>
      <w:tblStyleColBandSize w:val="1"/>
      <w:tblCellMar>
        <w:top w:w="0.0" w:type="dxa"/>
        <w:left w:w="115.0" w:type="dxa"/>
        <w:bottom w:w="0.0" w:type="dxa"/>
        <w:right w:w="115.0" w:type="dxa"/>
      </w:tblCellMar>
    </w:tblPr>
  </w:style>
  <w:style w:type="table" w:styleId="Table213">
    <w:basedOn w:val="TableNormal"/>
    <w:tblPr>
      <w:tblStyleRowBandSize w:val="1"/>
      <w:tblStyleColBandSize w:val="1"/>
      <w:tblCellMar>
        <w:top w:w="0.0" w:type="dxa"/>
        <w:left w:w="115.0" w:type="dxa"/>
        <w:bottom w:w="0.0" w:type="dxa"/>
        <w:right w:w="115.0" w:type="dxa"/>
      </w:tblCellMar>
    </w:tblPr>
  </w:style>
  <w:style w:type="table" w:styleId="Table214">
    <w:basedOn w:val="TableNormal"/>
    <w:tblPr>
      <w:tblStyleRowBandSize w:val="1"/>
      <w:tblStyleColBandSize w:val="1"/>
      <w:tblCellMar>
        <w:top w:w="0.0" w:type="dxa"/>
        <w:left w:w="115.0" w:type="dxa"/>
        <w:bottom w:w="0.0" w:type="dxa"/>
        <w:right w:w="115.0" w:type="dxa"/>
      </w:tblCellMar>
    </w:tblPr>
  </w:style>
  <w:style w:type="table" w:styleId="Table215">
    <w:basedOn w:val="TableNormal"/>
    <w:tblPr>
      <w:tblStyleRowBandSize w:val="1"/>
      <w:tblStyleColBandSize w:val="1"/>
      <w:tblCellMar>
        <w:top w:w="0.0" w:type="dxa"/>
        <w:left w:w="115.0" w:type="dxa"/>
        <w:bottom w:w="0.0" w:type="dxa"/>
        <w:right w:w="115.0" w:type="dxa"/>
      </w:tblCellMar>
    </w:tblPr>
  </w:style>
  <w:style w:type="table" w:styleId="Table216">
    <w:basedOn w:val="TableNormal"/>
    <w:tblPr>
      <w:tblStyleRowBandSize w:val="1"/>
      <w:tblStyleColBandSize w:val="1"/>
      <w:tblCellMar>
        <w:top w:w="0.0" w:type="dxa"/>
        <w:left w:w="115.0" w:type="dxa"/>
        <w:bottom w:w="0.0" w:type="dxa"/>
        <w:right w:w="115.0" w:type="dxa"/>
      </w:tblCellMar>
    </w:tblPr>
  </w:style>
  <w:style w:type="table" w:styleId="Table21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sz w:val="24"/>
      <w:szCs w:val="24"/>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60" w:lineRule="auto"/>
      <w:jc w:val="center"/>
    </w:pPr>
    <w:rPr>
      <w:sz w:val="24"/>
      <w:szCs w:val="24"/>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sz w:val="24"/>
      <w:szCs w:val="24"/>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sz w:val="24"/>
      <w:szCs w:val="24"/>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sz w:val="24"/>
      <w:szCs w:val="24"/>
    </w:rPr>
  </w:style>
  <w:style w:type="table" w:styleId="Table1">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jc w:val="both"/>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4.png"/><Relationship Id="rId41" Type="http://schemas.openxmlformats.org/officeDocument/2006/relationships/image" Target="media/image11.png"/><Relationship Id="rId44" Type="http://schemas.openxmlformats.org/officeDocument/2006/relationships/image" Target="media/image8.png"/><Relationship Id="rId43" Type="http://schemas.openxmlformats.org/officeDocument/2006/relationships/image" Target="media/image3.png"/><Relationship Id="rId46" Type="http://schemas.openxmlformats.org/officeDocument/2006/relationships/image" Target="media/image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png"/><Relationship Id="rId48" Type="http://schemas.openxmlformats.org/officeDocument/2006/relationships/image" Target="media/image21.jpg"/><Relationship Id="rId47" Type="http://schemas.openxmlformats.org/officeDocument/2006/relationships/image" Target="media/image12.png"/><Relationship Id="rId49" Type="http://schemas.openxmlformats.org/officeDocument/2006/relationships/hyperlink" Target="http://www.epsg-registry.or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5.png"/><Relationship Id="rId30" Type="http://schemas.openxmlformats.org/officeDocument/2006/relationships/image" Target="media/image28.png"/><Relationship Id="rId33" Type="http://schemas.openxmlformats.org/officeDocument/2006/relationships/image" Target="media/image15.png"/><Relationship Id="rId32" Type="http://schemas.openxmlformats.org/officeDocument/2006/relationships/image" Target="media/image13.png"/><Relationship Id="rId35" Type="http://schemas.openxmlformats.org/officeDocument/2006/relationships/image" Target="media/image19.png"/><Relationship Id="rId34" Type="http://schemas.openxmlformats.org/officeDocument/2006/relationships/image" Target="media/image18.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26.png"/><Relationship Id="rId38" Type="http://schemas.openxmlformats.org/officeDocument/2006/relationships/image" Target="media/image1.png"/><Relationship Id="rId20" Type="http://schemas.openxmlformats.org/officeDocument/2006/relationships/image" Target="media/image30.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32.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27.png"/><Relationship Id="rId27" Type="http://schemas.openxmlformats.org/officeDocument/2006/relationships/image" Target="media/image34.png"/><Relationship Id="rId29" Type="http://schemas.openxmlformats.org/officeDocument/2006/relationships/image" Target="media/image22.png"/><Relationship Id="rId51" Type="http://schemas.openxmlformats.org/officeDocument/2006/relationships/image" Target="media/image31.png"/><Relationship Id="rId50" Type="http://schemas.openxmlformats.org/officeDocument/2006/relationships/image" Target="media/image6.jpg"/><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3.xml"/><Relationship Id="rId15" Type="http://schemas.openxmlformats.org/officeDocument/2006/relationships/footer" Target="footer3.xml"/><Relationship Id="rId14" Type="http://schemas.openxmlformats.org/officeDocument/2006/relationships/footer" Target="footer2.xml"/><Relationship Id="rId17" Type="http://schemas.openxmlformats.org/officeDocument/2006/relationships/hyperlink" Target="https://www.weather.gov/marine/gmdss" TargetMode="External"/><Relationship Id="rId16" Type="http://schemas.openxmlformats.org/officeDocument/2006/relationships/hyperlink" Target="https://forecast.weather.gov/glossary.php" TargetMode="External"/><Relationship Id="rId19" Type="http://schemas.openxmlformats.org/officeDocument/2006/relationships/image" Target="media/image2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VsVLsN+jQBa42WBqmIJfs0PN/g==">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2018-12-14T11:34:00Z</dcterms:created>
  <dc:creator>LTJG Joseph T. Phillips</dc:creator>
</cp:coreProperties>
</file>